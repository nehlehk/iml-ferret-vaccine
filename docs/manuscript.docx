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8DC8" w14:textId="12409CD3" w:rsidR="00DE17CB" w:rsidRDefault="004F1C59" w:rsidP="00D9271A">
      <w:pPr>
        <w:pStyle w:val="Title"/>
      </w:pPr>
      <w:r>
        <w:t>Interpretable Machine Learning</w:t>
      </w:r>
      <w:r w:rsidR="00FC6A10">
        <w:t xml:space="preserve"> Identifies </w:t>
      </w:r>
      <w:r w:rsidR="0077693C">
        <w:t>Molecular Signatures of Vaccine Response in Ferret Multi-Omics Data</w:t>
      </w:r>
      <w:r>
        <w:t xml:space="preserve"> </w:t>
      </w:r>
    </w:p>
    <w:p w14:paraId="0BBBB02D" w14:textId="199CB5B2" w:rsidR="0054607E" w:rsidRPr="002C078B" w:rsidRDefault="0054607E" w:rsidP="0054607E">
      <w:pPr>
        <w:pStyle w:val="NormalWeb"/>
        <w:rPr>
          <w:rStyle w:val="Emphasis"/>
          <w:rFonts w:asciiTheme="majorHAnsi" w:eastAsiaTheme="majorEastAsia" w:hAnsiTheme="majorHAnsi" w:cstheme="majorHAnsi"/>
          <w:i w:val="0"/>
          <w:iCs w:val="0"/>
          <w:sz w:val="22"/>
          <w:szCs w:val="22"/>
        </w:rPr>
      </w:pPr>
      <w:r w:rsidRPr="002C078B">
        <w:rPr>
          <w:rStyle w:val="Emphasis"/>
          <w:rFonts w:asciiTheme="majorHAnsi" w:eastAsiaTheme="majorEastAsia" w:hAnsiTheme="majorHAnsi" w:cstheme="majorHAnsi"/>
          <w:i w:val="0"/>
          <w:iCs w:val="0"/>
          <w:sz w:val="22"/>
          <w:szCs w:val="22"/>
        </w:rPr>
        <w:t>Nehleh Kargarfar</w:t>
      </w:r>
      <w:r w:rsidR="00125298" w:rsidRPr="002C078B">
        <w:rPr>
          <w:rStyle w:val="Emphasis"/>
          <w:rFonts w:asciiTheme="majorHAnsi" w:eastAsiaTheme="majorEastAsia" w:hAnsiTheme="majorHAnsi" w:cstheme="majorHAnsi"/>
          <w:i w:val="0"/>
          <w:iCs w:val="0"/>
          <w:sz w:val="22"/>
          <w:szCs w:val="22"/>
        </w:rPr>
        <w:t>d</w:t>
      </w:r>
      <w:r w:rsidR="00D97096" w:rsidRPr="002C078B">
        <w:rPr>
          <w:rStyle w:val="Emphasis"/>
          <w:rFonts w:asciiTheme="majorHAnsi" w:eastAsiaTheme="majorEastAsia" w:hAnsiTheme="majorHAnsi" w:cstheme="majorHAnsi"/>
          <w:i w:val="0"/>
          <w:iCs w:val="0"/>
          <w:sz w:val="22"/>
          <w:szCs w:val="22"/>
          <w:vertAlign w:val="superscript"/>
        </w:rPr>
        <w:t>1</w:t>
      </w:r>
      <w:r w:rsidR="00C064B3" w:rsidRPr="002C078B">
        <w:rPr>
          <w:rStyle w:val="Emphasis"/>
          <w:rFonts w:asciiTheme="majorHAnsi" w:eastAsiaTheme="majorEastAsia" w:hAnsiTheme="majorHAnsi" w:cstheme="majorHAnsi"/>
          <w:i w:val="0"/>
          <w:iCs w:val="0"/>
          <w:sz w:val="22"/>
          <w:szCs w:val="22"/>
          <w:vertAlign w:val="superscript"/>
        </w:rPr>
        <w:t>,</w:t>
      </w:r>
      <w:r w:rsidR="00DB6E12">
        <w:rPr>
          <w:rStyle w:val="Emphasis"/>
          <w:rFonts w:asciiTheme="majorHAnsi" w:eastAsiaTheme="majorEastAsia" w:hAnsiTheme="majorHAnsi" w:cstheme="majorHAnsi"/>
          <w:i w:val="0"/>
          <w:iCs w:val="0"/>
          <w:sz w:val="22"/>
          <w:szCs w:val="22"/>
          <w:vertAlign w:val="superscript"/>
        </w:rPr>
        <w:t>*</w:t>
      </w:r>
      <w:r w:rsidR="00DB6E12" w:rsidRPr="00DB6E12">
        <w:rPr>
          <w:rStyle w:val="Emphasis"/>
          <w:rFonts w:asciiTheme="majorHAnsi" w:eastAsiaTheme="majorEastAsia" w:hAnsiTheme="majorHAnsi" w:cstheme="majorHAnsi"/>
          <w:i w:val="0"/>
          <w:iCs w:val="0"/>
          <w:sz w:val="22"/>
          <w:szCs w:val="22"/>
        </w:rPr>
        <w:t>,</w:t>
      </w:r>
      <w:r w:rsidRPr="002C078B">
        <w:rPr>
          <w:rStyle w:val="Emphasis"/>
          <w:rFonts w:asciiTheme="majorHAnsi" w:eastAsiaTheme="majorEastAsia" w:hAnsiTheme="majorHAnsi" w:cstheme="majorHAnsi"/>
          <w:i w:val="0"/>
          <w:iCs w:val="0"/>
          <w:sz w:val="22"/>
          <w:szCs w:val="22"/>
        </w:rPr>
        <w:t xml:space="preserve"> </w:t>
      </w:r>
      <w:r w:rsidR="0086769C" w:rsidRPr="002C078B">
        <w:rPr>
          <w:rStyle w:val="normaltextrun"/>
          <w:rFonts w:asciiTheme="majorHAnsi" w:hAnsiTheme="majorHAnsi" w:cstheme="majorHAnsi"/>
          <w:color w:val="000000"/>
          <w:shd w:val="clear" w:color="auto" w:fill="FFFFFF"/>
          <w:lang w:val="en-AU"/>
        </w:rPr>
        <w:t>Robert Dunne</w:t>
      </w:r>
      <w:r w:rsidR="0086769C" w:rsidRPr="002C078B">
        <w:rPr>
          <w:rStyle w:val="normaltextrun"/>
          <w:rFonts w:asciiTheme="majorHAnsi" w:hAnsiTheme="majorHAnsi" w:cstheme="majorHAnsi"/>
          <w:color w:val="000000"/>
          <w:sz w:val="19"/>
          <w:szCs w:val="19"/>
          <w:shd w:val="clear" w:color="auto" w:fill="FFFFFF"/>
          <w:vertAlign w:val="superscript"/>
          <w:lang w:val="en-AU"/>
        </w:rPr>
        <w:t>2</w:t>
      </w:r>
      <w:r w:rsidRPr="002C078B">
        <w:rPr>
          <w:rStyle w:val="Emphasis"/>
          <w:rFonts w:asciiTheme="majorHAnsi" w:eastAsiaTheme="majorEastAsia" w:hAnsiTheme="majorHAnsi" w:cstheme="majorHAnsi"/>
          <w:i w:val="0"/>
          <w:iCs w:val="0"/>
          <w:sz w:val="22"/>
          <w:szCs w:val="22"/>
        </w:rPr>
        <w:t>, Carol Lee</w:t>
      </w:r>
      <w:r w:rsidR="00D97096" w:rsidRPr="002C078B">
        <w:rPr>
          <w:rStyle w:val="Emphasis"/>
          <w:rFonts w:asciiTheme="majorHAnsi" w:eastAsiaTheme="majorEastAsia" w:hAnsiTheme="majorHAnsi" w:cstheme="majorHAnsi"/>
          <w:i w:val="0"/>
          <w:iCs w:val="0"/>
          <w:sz w:val="22"/>
          <w:szCs w:val="22"/>
          <w:vertAlign w:val="superscript"/>
        </w:rPr>
        <w:t>1</w:t>
      </w:r>
      <w:r w:rsidRPr="002C078B">
        <w:rPr>
          <w:rStyle w:val="Emphasis"/>
          <w:rFonts w:asciiTheme="majorHAnsi" w:eastAsiaTheme="majorEastAsia" w:hAnsiTheme="majorHAnsi" w:cstheme="majorHAnsi"/>
          <w:i w:val="0"/>
          <w:iCs w:val="0"/>
          <w:sz w:val="22"/>
          <w:szCs w:val="22"/>
        </w:rPr>
        <w:t>, Laurence Wilson</w:t>
      </w:r>
      <w:r w:rsidR="0086769C" w:rsidRPr="002C078B">
        <w:rPr>
          <w:rStyle w:val="Emphasis"/>
          <w:rFonts w:asciiTheme="majorHAnsi" w:eastAsiaTheme="majorEastAsia" w:hAnsiTheme="majorHAnsi" w:cstheme="majorHAnsi"/>
          <w:i w:val="0"/>
          <w:iCs w:val="0"/>
          <w:sz w:val="22"/>
          <w:szCs w:val="22"/>
          <w:vertAlign w:val="superscript"/>
        </w:rPr>
        <w:t>1</w:t>
      </w:r>
      <w:r w:rsidR="00512F5F" w:rsidRPr="002C078B">
        <w:rPr>
          <w:rStyle w:val="Emphasis"/>
          <w:rFonts w:asciiTheme="majorHAnsi" w:eastAsiaTheme="majorEastAsia" w:hAnsiTheme="majorHAnsi" w:cstheme="majorHAnsi"/>
          <w:i w:val="0"/>
          <w:iCs w:val="0"/>
          <w:sz w:val="22"/>
          <w:szCs w:val="22"/>
          <w:vertAlign w:val="superscript"/>
        </w:rPr>
        <w:t>,3</w:t>
      </w:r>
      <w:r w:rsidRPr="002C078B">
        <w:rPr>
          <w:rStyle w:val="Emphasis"/>
          <w:rFonts w:asciiTheme="majorHAnsi" w:eastAsiaTheme="majorEastAsia" w:hAnsiTheme="majorHAnsi" w:cstheme="majorHAnsi"/>
          <w:i w:val="0"/>
          <w:iCs w:val="0"/>
          <w:sz w:val="22"/>
          <w:szCs w:val="22"/>
        </w:rPr>
        <w:t>, Alex</w:t>
      </w:r>
      <w:r w:rsidR="00037F9A">
        <w:rPr>
          <w:rStyle w:val="Emphasis"/>
          <w:rFonts w:asciiTheme="majorHAnsi" w:eastAsiaTheme="majorEastAsia" w:hAnsiTheme="majorHAnsi" w:cstheme="majorHAnsi"/>
          <w:i w:val="0"/>
          <w:iCs w:val="0"/>
          <w:sz w:val="22"/>
          <w:szCs w:val="22"/>
        </w:rPr>
        <w:t>ander J</w:t>
      </w:r>
      <w:r w:rsidRPr="002C078B">
        <w:rPr>
          <w:rStyle w:val="Emphasis"/>
          <w:rFonts w:asciiTheme="majorHAnsi" w:eastAsiaTheme="majorEastAsia" w:hAnsiTheme="majorHAnsi" w:cstheme="majorHAnsi"/>
          <w:i w:val="0"/>
          <w:iCs w:val="0"/>
          <w:sz w:val="22"/>
          <w:szCs w:val="22"/>
        </w:rPr>
        <w:t xml:space="preserve"> McAuley</w:t>
      </w:r>
      <w:r w:rsidR="00512F5F" w:rsidRPr="002C078B">
        <w:rPr>
          <w:rStyle w:val="Emphasis"/>
          <w:rFonts w:asciiTheme="majorHAnsi" w:eastAsiaTheme="majorEastAsia" w:hAnsiTheme="majorHAnsi" w:cstheme="majorHAnsi"/>
          <w:i w:val="0"/>
          <w:iCs w:val="0"/>
          <w:sz w:val="22"/>
          <w:szCs w:val="22"/>
          <w:vertAlign w:val="superscript"/>
        </w:rPr>
        <w:t>4</w:t>
      </w:r>
    </w:p>
    <w:p w14:paraId="3898D57F" w14:textId="77777777" w:rsidR="00D97096" w:rsidRPr="002C078B" w:rsidRDefault="00D97096" w:rsidP="00D97096">
      <w:pPr>
        <w:pStyle w:val="paragraph"/>
        <w:spacing w:before="0" w:beforeAutospacing="0" w:after="0" w:afterAutospacing="0"/>
        <w:textAlignment w:val="baseline"/>
        <w:rPr>
          <w:rFonts w:asciiTheme="majorHAnsi" w:hAnsiTheme="majorHAnsi" w:cstheme="majorHAnsi"/>
          <w:sz w:val="18"/>
          <w:szCs w:val="18"/>
        </w:rPr>
      </w:pPr>
      <w:r w:rsidRPr="002C078B">
        <w:rPr>
          <w:rStyle w:val="normaltextrun"/>
          <w:rFonts w:asciiTheme="majorHAnsi" w:hAnsiTheme="majorHAnsi" w:cstheme="majorHAnsi"/>
          <w:sz w:val="16"/>
          <w:szCs w:val="16"/>
          <w:vertAlign w:val="superscript"/>
          <w:lang w:val="en-AU"/>
        </w:rPr>
        <w:t>1</w:t>
      </w:r>
      <w:r w:rsidRPr="002C078B">
        <w:rPr>
          <w:rStyle w:val="normaltextrun"/>
          <w:rFonts w:asciiTheme="majorHAnsi" w:hAnsiTheme="majorHAnsi" w:cstheme="majorHAnsi"/>
          <w:sz w:val="20"/>
          <w:szCs w:val="20"/>
          <w:lang w:val="en-AU"/>
        </w:rPr>
        <w:t xml:space="preserve"> Australian e-Health Research Centre, Commonwealth Scientific and Industrial Research Organisation, Sydney, NSW 2145, Australia</w:t>
      </w:r>
      <w:r w:rsidRPr="002C078B">
        <w:rPr>
          <w:rStyle w:val="eop"/>
          <w:rFonts w:asciiTheme="majorHAnsi" w:hAnsiTheme="majorHAnsi" w:cstheme="majorHAnsi"/>
          <w:sz w:val="20"/>
          <w:szCs w:val="20"/>
        </w:rPr>
        <w:t> </w:t>
      </w:r>
    </w:p>
    <w:p w14:paraId="5A433377" w14:textId="77777777" w:rsidR="00D97096" w:rsidRPr="002C078B" w:rsidRDefault="00D97096" w:rsidP="00D97096">
      <w:pPr>
        <w:pStyle w:val="paragraph"/>
        <w:spacing w:before="0" w:beforeAutospacing="0" w:after="0" w:afterAutospacing="0"/>
        <w:textAlignment w:val="baseline"/>
        <w:rPr>
          <w:rStyle w:val="eop"/>
          <w:rFonts w:asciiTheme="majorHAnsi" w:hAnsiTheme="majorHAnsi" w:cstheme="majorHAnsi"/>
          <w:sz w:val="20"/>
          <w:szCs w:val="20"/>
        </w:rPr>
      </w:pPr>
      <w:r w:rsidRPr="002C078B">
        <w:rPr>
          <w:rStyle w:val="normaltextrun"/>
          <w:rFonts w:asciiTheme="majorHAnsi" w:hAnsiTheme="majorHAnsi" w:cstheme="majorHAnsi"/>
          <w:sz w:val="16"/>
          <w:szCs w:val="16"/>
          <w:vertAlign w:val="superscript"/>
          <w:lang w:val="en-AU"/>
        </w:rPr>
        <w:t>2</w:t>
      </w:r>
      <w:r w:rsidRPr="002C078B">
        <w:rPr>
          <w:rStyle w:val="normaltextrun"/>
          <w:rFonts w:asciiTheme="majorHAnsi" w:hAnsiTheme="majorHAnsi" w:cstheme="majorHAnsi"/>
          <w:sz w:val="20"/>
          <w:szCs w:val="20"/>
          <w:lang w:val="en-AU"/>
        </w:rPr>
        <w:t xml:space="preserve"> Data61, Commonwealth Scientific and Industrial Research Organisation, Sydney, NSW 2015, Australia</w:t>
      </w:r>
      <w:r w:rsidRPr="002C078B">
        <w:rPr>
          <w:rStyle w:val="eop"/>
          <w:rFonts w:asciiTheme="majorHAnsi" w:hAnsiTheme="majorHAnsi" w:cstheme="majorHAnsi"/>
          <w:sz w:val="20"/>
          <w:szCs w:val="20"/>
        </w:rPr>
        <w:t> </w:t>
      </w:r>
    </w:p>
    <w:p w14:paraId="0F454315" w14:textId="7D104B84" w:rsidR="009F414B" w:rsidRPr="002C078B" w:rsidRDefault="009F414B" w:rsidP="00D97096">
      <w:pPr>
        <w:pStyle w:val="paragraph"/>
        <w:spacing w:before="0" w:beforeAutospacing="0" w:after="0" w:afterAutospacing="0"/>
        <w:textAlignment w:val="baseline"/>
        <w:rPr>
          <w:rStyle w:val="eop"/>
          <w:rFonts w:asciiTheme="majorHAnsi" w:hAnsiTheme="majorHAnsi" w:cstheme="majorHAnsi"/>
          <w:color w:val="000000"/>
          <w:sz w:val="20"/>
          <w:szCs w:val="20"/>
          <w:shd w:val="clear" w:color="auto" w:fill="FFFFFF"/>
        </w:rPr>
      </w:pPr>
      <w:r w:rsidRPr="002C078B">
        <w:rPr>
          <w:rStyle w:val="normaltextrun"/>
          <w:rFonts w:asciiTheme="majorHAnsi" w:hAnsiTheme="majorHAnsi" w:cstheme="majorHAnsi"/>
          <w:color w:val="000000"/>
          <w:sz w:val="16"/>
          <w:szCs w:val="16"/>
          <w:shd w:val="clear" w:color="auto" w:fill="FFFFFF"/>
          <w:vertAlign w:val="superscript"/>
          <w:lang w:val="en-AU"/>
        </w:rPr>
        <w:t>3</w:t>
      </w:r>
      <w:r w:rsidRPr="002C078B">
        <w:rPr>
          <w:rStyle w:val="normaltextrun"/>
          <w:rFonts w:asciiTheme="majorHAnsi" w:hAnsiTheme="majorHAnsi" w:cstheme="majorHAnsi"/>
          <w:color w:val="000000"/>
          <w:sz w:val="20"/>
          <w:szCs w:val="20"/>
          <w:shd w:val="clear" w:color="auto" w:fill="FFFFFF"/>
          <w:lang w:val="en-AU"/>
        </w:rPr>
        <w:t xml:space="preserve"> Department of Biomedical Sciences, Macquarie University, Sydney, NSW 2109, Australia</w:t>
      </w:r>
      <w:r w:rsidRPr="002C078B">
        <w:rPr>
          <w:rStyle w:val="eop"/>
          <w:rFonts w:asciiTheme="majorHAnsi" w:hAnsiTheme="majorHAnsi" w:cstheme="majorHAnsi"/>
          <w:color w:val="000000"/>
          <w:sz w:val="20"/>
          <w:szCs w:val="20"/>
          <w:shd w:val="clear" w:color="auto" w:fill="FFFFFF"/>
        </w:rPr>
        <w:t> </w:t>
      </w:r>
    </w:p>
    <w:p w14:paraId="5EDDCAA8" w14:textId="33D8A2A9" w:rsidR="009F414B" w:rsidRPr="002C078B" w:rsidRDefault="00C064B3" w:rsidP="00D97096">
      <w:pPr>
        <w:pStyle w:val="paragraph"/>
        <w:spacing w:before="0" w:beforeAutospacing="0" w:after="0" w:afterAutospacing="0"/>
        <w:textAlignment w:val="baseline"/>
        <w:rPr>
          <w:rFonts w:asciiTheme="majorHAnsi" w:hAnsiTheme="majorHAnsi" w:cstheme="majorHAnsi"/>
          <w:sz w:val="18"/>
          <w:szCs w:val="18"/>
        </w:rPr>
      </w:pPr>
      <w:r w:rsidRPr="002C078B">
        <w:rPr>
          <w:rStyle w:val="normaltextrun"/>
          <w:rFonts w:asciiTheme="majorHAnsi" w:hAnsiTheme="majorHAnsi" w:cstheme="majorHAnsi"/>
          <w:color w:val="000000"/>
          <w:sz w:val="20"/>
          <w:szCs w:val="20"/>
          <w:shd w:val="clear" w:color="auto" w:fill="FFFFFF"/>
          <w:vertAlign w:val="superscript"/>
          <w:lang w:val="en-AU"/>
        </w:rPr>
        <w:t>4</w:t>
      </w:r>
      <w:r w:rsidRPr="002C078B">
        <w:rPr>
          <w:rStyle w:val="normaltextrun"/>
          <w:rFonts w:asciiTheme="majorHAnsi" w:hAnsiTheme="majorHAnsi" w:cstheme="majorHAnsi"/>
          <w:color w:val="000000"/>
          <w:sz w:val="20"/>
          <w:szCs w:val="20"/>
          <w:shd w:val="clear" w:color="auto" w:fill="FFFFFF"/>
          <w:lang w:val="en-AU"/>
        </w:rPr>
        <w:t xml:space="preserve"> Health &amp; Biosecurity Research Unit, Australian Centre for Disease Preparedness (ACDP), Commonwealth Scientific and Industrial Research Organisation, 5 Portarlington Road, East Geelong, VIC 3219, Australia</w:t>
      </w:r>
      <w:r w:rsidRPr="002C078B">
        <w:rPr>
          <w:rStyle w:val="eop"/>
          <w:rFonts w:asciiTheme="majorHAnsi" w:hAnsiTheme="majorHAnsi" w:cstheme="majorHAnsi"/>
          <w:color w:val="000000"/>
          <w:sz w:val="20"/>
          <w:szCs w:val="20"/>
          <w:shd w:val="clear" w:color="auto" w:fill="FFFFFF"/>
        </w:rPr>
        <w:t> </w:t>
      </w:r>
    </w:p>
    <w:p w14:paraId="03D78AC2" w14:textId="33BBD433" w:rsidR="00D97096" w:rsidRPr="002C078B" w:rsidRDefault="00A32301" w:rsidP="0054607E">
      <w:pPr>
        <w:pStyle w:val="NormalWeb"/>
        <w:rPr>
          <w:rFonts w:asciiTheme="majorHAnsi" w:eastAsiaTheme="majorEastAsia" w:hAnsiTheme="majorHAnsi" w:cstheme="majorHAnsi"/>
          <w:i/>
          <w:iCs/>
          <w:sz w:val="22"/>
          <w:szCs w:val="22"/>
        </w:rPr>
      </w:pPr>
      <w:r w:rsidRPr="002C078B">
        <w:rPr>
          <w:rStyle w:val="normaltextrun"/>
          <w:rFonts w:asciiTheme="majorHAnsi" w:hAnsiTheme="majorHAnsi" w:cstheme="majorHAnsi"/>
          <w:color w:val="000000"/>
          <w:sz w:val="20"/>
          <w:szCs w:val="20"/>
          <w:shd w:val="clear" w:color="auto" w:fill="FFFFFF"/>
          <w:lang w:val="en-AU"/>
        </w:rPr>
        <w:t>* Corresponding author </w:t>
      </w:r>
      <w:r w:rsidRPr="002C078B">
        <w:rPr>
          <w:rStyle w:val="eop"/>
          <w:rFonts w:asciiTheme="majorHAnsi" w:hAnsiTheme="majorHAnsi" w:cstheme="majorHAnsi"/>
          <w:color w:val="000000"/>
          <w:sz w:val="20"/>
          <w:szCs w:val="20"/>
          <w:shd w:val="clear" w:color="auto" w:fill="FFFFFF"/>
        </w:rPr>
        <w:t> </w:t>
      </w:r>
    </w:p>
    <w:p w14:paraId="00A1E92F" w14:textId="0D337FD4" w:rsidR="00DE17CB" w:rsidRDefault="000E5DE3" w:rsidP="002C078B">
      <w:pPr>
        <w:pStyle w:val="Heading1"/>
        <w:spacing w:line="360" w:lineRule="auto"/>
      </w:pPr>
      <w:r>
        <w:t>Abstract</w:t>
      </w:r>
    </w:p>
    <w:p w14:paraId="5E7B540A" w14:textId="1F9D3CFC" w:rsidR="00DE17CB" w:rsidRPr="002C078B" w:rsidRDefault="00B55611" w:rsidP="00B55611">
      <w:pPr>
        <w:spacing w:after="0" w:line="360" w:lineRule="auto"/>
        <w:rPr>
          <w:rFonts w:asciiTheme="majorHAnsi" w:hAnsiTheme="majorHAnsi" w:cstheme="majorHAnsi"/>
        </w:rPr>
      </w:pPr>
      <w:r w:rsidRPr="00B55611">
        <w:rPr>
          <w:rFonts w:asciiTheme="majorHAnsi" w:hAnsiTheme="majorHAnsi" w:cstheme="majorHAnsi"/>
          <w:sz w:val="24"/>
          <w:szCs w:val="24"/>
        </w:rPr>
        <w:t xml:space="preserve">Interpretable machine learning (IML) offers a pathway to bridge predictive modeling and biological understanding in systems vaccinology. In vaccine response studies, models must not only achieve high accuracy but also provide transparent, rule-based explanations that can guide experimental or clinical interpretation. Here, we apply an IML framework combining TreeFARMS and Rashomon set analysis to multi-omics data from a controlled ferret vaccination study. The dataset comprised transcriptomic, proteomic, lipidomic, and metabolomic profiles collected across ten time points from animals receiving different Inovio vaccine formulations. Using TreeFARMS, we generated sparse, interpretable decision trees optimized for accuracy and compactness, and explored their Rashomon sets to identify stable and alternative molecular rules predictive of vaccination status. The resulting models achieved performance comparable to ensemble methods while producing concise if–then rules that directly linked measurable molecular features—such as AZGP1 expression and ketoleucine levels—to immune response patterns. This proof-of-concept study demonstrates that interpretable ML can capture biologically meaningful signatures of vaccine response </w:t>
      </w:r>
      <w:r w:rsidRPr="00B55611">
        <w:rPr>
          <w:rFonts w:asciiTheme="majorHAnsi" w:hAnsiTheme="majorHAnsi" w:cstheme="majorHAnsi"/>
          <w:sz w:val="24"/>
          <w:szCs w:val="24"/>
        </w:rPr>
        <w:lastRenderedPageBreak/>
        <w:t>without sacrificing predictive accuracy, providing a transparent and reproducible alternative to black-box approaches in multi-omics analysis.</w:t>
      </w:r>
    </w:p>
    <w:p w14:paraId="3C53E4AB" w14:textId="77777777" w:rsidR="00DE17CB" w:rsidRDefault="000E5DE3" w:rsidP="002C078B">
      <w:pPr>
        <w:pStyle w:val="Heading1"/>
        <w:spacing w:line="360" w:lineRule="auto"/>
      </w:pPr>
      <w:r>
        <w:t>1. Introduction</w:t>
      </w:r>
    </w:p>
    <w:p w14:paraId="154F02B4" w14:textId="3092D1EB" w:rsidR="00DF5BB1" w:rsidRPr="00DF5BB1" w:rsidRDefault="00DF5BB1" w:rsidP="00DF5BB1">
      <w:pPr>
        <w:pStyle w:val="NormalWeb"/>
        <w:spacing w:after="0" w:line="360" w:lineRule="auto"/>
        <w:rPr>
          <w:rFonts w:asciiTheme="majorHAnsi" w:hAnsiTheme="majorHAnsi" w:cstheme="majorHAnsi"/>
        </w:rPr>
      </w:pPr>
      <w:r w:rsidRPr="00DF5BB1">
        <w:rPr>
          <w:rFonts w:asciiTheme="majorHAnsi" w:hAnsiTheme="majorHAnsi" w:cstheme="majorHAnsi"/>
        </w:rPr>
        <w:t>The COVID-19 pandemic has underscored the importance of understanding immune responses to vaccination through high-resolution molecular profiling. Multi-omics technologies now enable comprehensive characterization of host responses across transcriptomic, proteomic, and metabolomic layers. Machine learning (ML) has become a powerful tool in this space, supporting tasks such as vaccine response prediction, biomarker discovery, and integration of heterogeneous omics data</w:t>
      </w:r>
      <w:r w:rsidR="00AE2931">
        <w:rPr>
          <w:rFonts w:asciiTheme="majorHAnsi" w:hAnsiTheme="majorHAnsi" w:cstheme="majorHAnsi"/>
        </w:rPr>
        <w:t xml:space="preserve"> </w:t>
      </w:r>
      <w:r w:rsidR="00AE2931" w:rsidRPr="00C458D0">
        <w:rPr>
          <w:rFonts w:asciiTheme="majorHAnsi" w:hAnsiTheme="majorHAnsi" w:cstheme="majorHAnsi"/>
          <w:rPrChange w:id="0" w:author="Kargarfard, Nehleh (H&amp;B, Westmead)" w:date="2025-11-25T15:40:00Z" w16du:dateUtc="2025-11-25T04:40:00Z">
            <w:rPr>
              <w:rFonts w:asciiTheme="majorHAnsi" w:hAnsiTheme="majorHAnsi" w:cstheme="majorHAnsi"/>
              <w:highlight w:val="yellow"/>
            </w:rPr>
          </w:rPrChange>
        </w:rPr>
        <w:t>(</w:t>
      </w:r>
      <w:r w:rsidR="00E111D9" w:rsidRPr="00C458D0">
        <w:rPr>
          <w:rFonts w:asciiTheme="majorHAnsi" w:hAnsiTheme="majorHAnsi" w:cstheme="majorHAnsi"/>
        </w:rPr>
        <w:fldChar w:fldCharType="begin"/>
      </w:r>
      <w:r w:rsidR="000D337C" w:rsidRPr="00C458D0">
        <w:rPr>
          <w:rFonts w:asciiTheme="majorHAnsi" w:hAnsiTheme="majorHAnsi" w:cstheme="majorHAnsi"/>
          <w:rPrChange w:id="1" w:author="Kargarfard, Nehleh (H&amp;B, Westmead)" w:date="2025-11-25T15:40:00Z" w16du:dateUtc="2025-11-25T04:40:00Z">
            <w:rPr>
              <w:rFonts w:asciiTheme="majorHAnsi" w:hAnsiTheme="majorHAnsi" w:cstheme="majorHAnsi"/>
              <w:highlight w:val="yellow"/>
            </w:rPr>
          </w:rPrChange>
        </w:rPr>
        <w:instrText xml:space="preserve"> ADDIN ZOTERO_ITEM CSL_CITATION {"citationID":"z3MypLn2","properties":{"formattedCitation":"(Ng et al., 2023)","plainCitation":"(Ng et al., 2023)","noteIndex":0},"citationItems":[{"id":29,"uris":["http://zotero.org/users/local/WyumZsvD/items/TRZCZNP3"],"itemData":{"id":29,"type":"article-journal","abstract":"Abstract\n            Prospects for the discovery of robust and reproducible biomarkers have improved considerably with the development of sensitive omics platforms that can enable measurement of biological molecules at an unprecedented scale. With technical barriers to success lowering, the challenge is now moving into the analytical domain. Genome-wide discovery presents a problem of scale and multiple testing as standard statistical methods struggle to distinguish signal from noise in increasingly complex biological systems. Machine learning and AI methods are good at finding answers in large datasets, but they have a tendency to overfit solutions. It may be possible to find a local answer or mechanism in a specific patient sample or small group of samples, but this may not generalise to wider patient populations due to the high likelihood of false discovery. The rise of explainable AI offers to improve the opportunity for true discovery by providing explanations for predictions that can be explored mechanistically before proceeding to costly and time-consuming validation studies. This review aims to introduce some of the basic concepts of machine learning and AI for biomarker discovery with a focus on post hoc explanation of predictions. To illustrate this, we consider how explainable AI has already been used successfully, and we explore a case study that applies AI to biomarker discovery in rheumatoid arthritis, demonstrating the accessibility of tools for AI and machine learning. We use this to illustrate and discuss some of the potential challenges and solutions that may enable AI to critically interrogate disease and response mechanisms.","container-title":"Cell and Tissue Research","DOI":"10.1007/s00441-023-03816-z","ISSN":"0302-766X, 1432-0878","issue":"1","journalAbbreviation":"Cell Tissue Res","language":"en","page":"17-31","source":"DOI.org (Crossref)","title":"The benefits and pitfalls of machine learning for biomarker discovery","volume":"394","author":[{"family":"Ng","given":"Sandra"},{"family":"Masarone","given":"Sara"},{"family":"Watson","given":"David"},{"family":"Barnes","given":"Michael R."}],"issued":{"date-parts":[["2023",10]]}}}],"schema":"https://github.com/citation-style-language/schema/raw/master/csl-citation.json"} </w:instrText>
      </w:r>
      <w:r w:rsidR="00E111D9" w:rsidRPr="00C458D0">
        <w:rPr>
          <w:rFonts w:asciiTheme="majorHAnsi" w:hAnsiTheme="majorHAnsi" w:cstheme="majorHAnsi"/>
        </w:rPr>
        <w:fldChar w:fldCharType="separate"/>
      </w:r>
      <w:r w:rsidR="000D337C" w:rsidRPr="00C458D0">
        <w:rPr>
          <w:rFonts w:asciiTheme="majorHAnsi" w:hAnsiTheme="majorHAnsi" w:cstheme="majorHAnsi"/>
          <w:noProof/>
          <w:rPrChange w:id="2" w:author="Kargarfard, Nehleh (H&amp;B, Westmead)" w:date="2025-11-25T15:40:00Z" w16du:dateUtc="2025-11-25T04:40:00Z">
            <w:rPr>
              <w:rFonts w:asciiTheme="majorHAnsi" w:hAnsiTheme="majorHAnsi" w:cstheme="majorHAnsi"/>
              <w:noProof/>
              <w:highlight w:val="yellow"/>
            </w:rPr>
          </w:rPrChange>
        </w:rPr>
        <w:t>(Ng et al., 2023)</w:t>
      </w:r>
      <w:r w:rsidR="00E111D9" w:rsidRPr="00C458D0">
        <w:rPr>
          <w:rFonts w:asciiTheme="majorHAnsi" w:hAnsiTheme="majorHAnsi" w:cstheme="majorHAnsi"/>
        </w:rPr>
        <w:fldChar w:fldCharType="end"/>
      </w:r>
      <w:r w:rsidR="00423BAE" w:rsidRPr="00C458D0">
        <w:rPr>
          <w:rFonts w:asciiTheme="majorHAnsi" w:hAnsiTheme="majorHAnsi" w:cstheme="majorHAnsi"/>
        </w:rPr>
        <w:fldChar w:fldCharType="begin"/>
      </w:r>
      <w:r w:rsidR="00423BAE" w:rsidRPr="00C458D0">
        <w:rPr>
          <w:rFonts w:asciiTheme="majorHAnsi" w:hAnsiTheme="majorHAnsi" w:cstheme="majorHAnsi"/>
        </w:rPr>
        <w:instrText xml:space="preserve"> ADDIN ZOTERO_ITEM CSL_CITATION {"citationID":"QN9gviRQ","properties":{"formattedCitation":"(Biswas &amp; Chakrabarti, 2020)","plainCitation":"(Biswas &amp; Chakrabarti, 2020)","noteIndex":0},"citationItems":[{"id":33,"uris":["http://zotero.org/users/local/WyumZsvD/items/M4PIK9HS"],"itemData":{"id":33,"type":"article-journal","container-title":"Frontiers in oncology","note":"publisher: Frontiers Media SA","page":"588221","source":"Google Scholar","title":"Artificial intelligence (AI)-based systems biology approaches in multi-omics data analysis of cancer","volume":"10","author":[{"family":"Biswas","given":"Nupur"},{"family":"Chakrabarti","given":"Saikat"}],"issued":{"date-parts":[["2020"]]}}}],"schema":"https://github.com/citation-style-language/schema/raw/master/csl-citation.json"} </w:instrText>
      </w:r>
      <w:r w:rsidR="00423BAE" w:rsidRPr="00C458D0">
        <w:rPr>
          <w:rFonts w:asciiTheme="majorHAnsi" w:hAnsiTheme="majorHAnsi" w:cstheme="majorHAnsi"/>
        </w:rPr>
        <w:fldChar w:fldCharType="separate"/>
      </w:r>
      <w:r w:rsidR="00423BAE" w:rsidRPr="00C458D0">
        <w:rPr>
          <w:rFonts w:asciiTheme="majorHAnsi" w:hAnsiTheme="majorHAnsi" w:cstheme="majorHAnsi"/>
          <w:noProof/>
        </w:rPr>
        <w:t>(Biswas &amp; Chakrabarti, 2020)</w:t>
      </w:r>
      <w:r w:rsidR="00423BAE" w:rsidRPr="00C458D0">
        <w:rPr>
          <w:rFonts w:asciiTheme="majorHAnsi" w:hAnsiTheme="majorHAnsi" w:cstheme="majorHAnsi"/>
        </w:rPr>
        <w:fldChar w:fldCharType="end"/>
      </w:r>
      <w:r w:rsidR="00D01BEF" w:rsidRPr="00C458D0">
        <w:rPr>
          <w:rFonts w:asciiTheme="majorHAnsi" w:hAnsiTheme="majorHAnsi" w:cstheme="majorHAnsi"/>
        </w:rPr>
        <w:fldChar w:fldCharType="begin"/>
      </w:r>
      <w:r w:rsidR="00D01BEF" w:rsidRPr="00C458D0">
        <w:rPr>
          <w:rFonts w:asciiTheme="majorHAnsi" w:hAnsiTheme="majorHAnsi" w:cstheme="majorHAnsi"/>
        </w:rPr>
        <w:instrText xml:space="preserve"> ADDIN ZOTERO_ITEM CSL_CITATION {"citationID":"uO4dwTPO","properties":{"formattedCitation":"(Bravi, 2024)","plainCitation":"(Bravi, 2024)","noteIndex":0},"citationItems":[{"id":31,"uris":["http://zotero.org/users/local/WyumZsvD/items/7SA69PP8"],"itemData":{"id":31,"type":"article-journal","container-title":"npj Vaccines","issue":"1","note":"publisher: Nature Publishing Group UK London","page":"15","source":"Google Scholar","title":"Development and use of machine learning algorithms in vaccine target selection","volume":"9","author":[{"family":"Bravi","given":"Barbara"}],"issued":{"date-parts":[["2024"]]}}}],"schema":"https://github.com/citation-style-language/schema/raw/master/csl-citation.json"} </w:instrText>
      </w:r>
      <w:r w:rsidR="00D01BEF" w:rsidRPr="00C458D0">
        <w:rPr>
          <w:rFonts w:asciiTheme="majorHAnsi" w:hAnsiTheme="majorHAnsi" w:cstheme="majorHAnsi"/>
        </w:rPr>
        <w:fldChar w:fldCharType="separate"/>
      </w:r>
      <w:r w:rsidR="00D01BEF" w:rsidRPr="00C458D0">
        <w:rPr>
          <w:rFonts w:asciiTheme="majorHAnsi" w:hAnsiTheme="majorHAnsi" w:cstheme="majorHAnsi"/>
          <w:noProof/>
        </w:rPr>
        <w:t>(Bravi, 2024)</w:t>
      </w:r>
      <w:r w:rsidR="00D01BEF" w:rsidRPr="00C458D0">
        <w:rPr>
          <w:rFonts w:asciiTheme="majorHAnsi" w:hAnsiTheme="majorHAnsi" w:cstheme="majorHAnsi"/>
        </w:rPr>
        <w:fldChar w:fldCharType="end"/>
      </w:r>
      <w:r w:rsidR="00AE2931" w:rsidRPr="00C458D0">
        <w:rPr>
          <w:rFonts w:asciiTheme="majorHAnsi" w:hAnsiTheme="majorHAnsi" w:cstheme="majorHAnsi"/>
        </w:rPr>
        <w:t>)</w:t>
      </w:r>
      <w:r w:rsidRPr="00C458D0">
        <w:rPr>
          <w:rFonts w:asciiTheme="majorHAnsi" w:hAnsiTheme="majorHAnsi" w:cstheme="majorHAnsi"/>
        </w:rPr>
        <w:t>.</w:t>
      </w:r>
      <w:r w:rsidRPr="00DF5BB1">
        <w:rPr>
          <w:rFonts w:asciiTheme="majorHAnsi" w:hAnsiTheme="majorHAnsi" w:cstheme="majorHAnsi"/>
        </w:rPr>
        <w:t xml:space="preserve"> However, many high-performing ML models—particularly those based on deep learning or ensemble approaches—function as black boxes, offering limited insight into the biological mechanisms underlying their predictions. This lack of interpretability poses a major barrier for translational and clinical applications, where transparency and trust are essential.</w:t>
      </w:r>
    </w:p>
    <w:p w14:paraId="13276BAA" w14:textId="268222DF" w:rsidR="00DF5BB1" w:rsidRPr="00DF5BB1" w:rsidRDefault="00DF5BB1" w:rsidP="00DF5BB1">
      <w:pPr>
        <w:pStyle w:val="NormalWeb"/>
        <w:spacing w:after="0" w:line="360" w:lineRule="auto"/>
        <w:rPr>
          <w:rFonts w:asciiTheme="majorHAnsi" w:hAnsiTheme="majorHAnsi" w:cstheme="majorHAnsi"/>
        </w:rPr>
      </w:pPr>
      <w:r w:rsidRPr="00DF5BB1">
        <w:rPr>
          <w:rFonts w:asciiTheme="majorHAnsi" w:hAnsiTheme="majorHAnsi" w:cstheme="majorHAnsi"/>
        </w:rPr>
        <w:t>Interpretable machine learning (IML) provides a pathway to address this challenge by producing models that are both accurate and explainable. In this study, we apply an IML framework to derive transparent, rule-based models from multi-omics data generated in a controlled ferret vaccination experiment. Whereas previous analyses of this dataset</w:t>
      </w:r>
      <w:r w:rsidR="00ED195A">
        <w:rPr>
          <w:rFonts w:asciiTheme="majorHAnsi" w:hAnsiTheme="majorHAnsi" w:cstheme="majorHAnsi"/>
        </w:rPr>
        <w:t xml:space="preserve"> </w:t>
      </w:r>
      <w:r w:rsidR="006A26B4">
        <w:rPr>
          <w:rFonts w:asciiTheme="majorHAnsi" w:hAnsiTheme="majorHAnsi" w:cstheme="majorHAnsi"/>
        </w:rPr>
        <w:fldChar w:fldCharType="begin"/>
      </w:r>
      <w:r w:rsidR="006A26B4">
        <w:rPr>
          <w:rFonts w:asciiTheme="majorHAnsi" w:hAnsiTheme="majorHAnsi" w:cstheme="majorHAnsi"/>
        </w:rPr>
        <w:instrText xml:space="preserve"> ADDIN ZOTERO_ITEM CSL_CITATION {"citationID":"gvmK2aSi","properties":{"formattedCitation":"(Lee et al., n.d.)","plainCitation":"(Lee et al., n.d.)","noteIndex":0},"citationItems":[{"id":34,"uris":["http://zotero.org/users/local/WyumZsvD/items/HWUPU9CD"],"itemData":{"id":34,"type":"article-journal","abstract":"The COVID-19 pandemic prompted one of the most rapid vaccination efforts to mitigate the health and socio-economic burden across the globe. The challenge remains in maintaining vaccine efficacy due to the rapid evolution of key mutation sites in recent variants and future. Access to multi-omics data analysis and machine learning (ML) approaches has greatly enhanced our ability to evaluate biomarkers associated with diagnosis, prognosis, drug discovery, and therapeutics. In this study, random forest was used to identify potential biomarkers indicative of vaccination and successful neutralising antibodies in ferrets vaccinated with two DNA vaccines derived from the Wuhan-Hu-1 and SynCon spike sequences. Several important transcriptomic and putative metabolite biomarkers associated with reducing hyper-inflammation and maintaining cell homeostasis were identified. Additionally, causal analysis found several enriched gene sets relating to cell function and regulation. Processes promoting the reduction of cytokines and inflammation appear to be the main response to vaccination with the potential to prevent severe COVID-19. Here, ML and causal insights are shown to be beneficial in assessing vaccine effectiveness and their mechanisms of action based on the multi-omics profile of vaccinated ferrets.","title":"Multi-omics signatures indicative of status and effectiveness of vaccination against SARS-CoV-2 in ferrets","author":[{"family":"Lee","given":"Carol"},{"family":"Dunne","given":"Robert"},{"family":"Beale","given":"David J"},{"family":"Nguyen","given":"Thao V"},{"family":"Singanallur","given":"Nagendrakumar B"},{"family":"Vuren","given":"Petrus Jansen","dropping-particle":"van"},{"family":"Liu","given":"Jian-Wei"},{"family":"Rowarth","given":"Serrin"},{"family":"Robertson","given":"Kylie"},{"family":"Miranda-Hernandez","given":"Socorro"},{"family":"Horwood","given":"Paul"},{"family":"Bruce","given":"Matthew P"},{"family":"Blasdell","given":"Kim R."},{"family":"Tachedjian","given":"Mary"},{"family":"Boomer","given":"Andrew C."},{"family":"Palombo","given":"Enzo A."},{"family":"Smith","given":"Trevor R. F."},{"family":"Broderick","given":"Kate E."},{"family":"Au","given":"Gough G."},{"family":"Wilson","given":"Laurence"},{"family":"McAuley","given":"Alexander J."}]}}],"schema":"https://github.com/citation-style-language/schema/raw/master/csl-citation.json"} </w:instrText>
      </w:r>
      <w:r w:rsidR="006A26B4">
        <w:rPr>
          <w:rFonts w:asciiTheme="majorHAnsi" w:hAnsiTheme="majorHAnsi" w:cstheme="majorHAnsi"/>
        </w:rPr>
        <w:fldChar w:fldCharType="separate"/>
      </w:r>
      <w:r w:rsidR="006A26B4">
        <w:rPr>
          <w:rFonts w:asciiTheme="majorHAnsi" w:hAnsiTheme="majorHAnsi" w:cstheme="majorHAnsi"/>
          <w:noProof/>
        </w:rPr>
        <w:t>(Lee et al., n.d.)</w:t>
      </w:r>
      <w:r w:rsidR="006A26B4">
        <w:rPr>
          <w:rFonts w:asciiTheme="majorHAnsi" w:hAnsiTheme="majorHAnsi" w:cstheme="majorHAnsi"/>
        </w:rPr>
        <w:fldChar w:fldCharType="end"/>
      </w:r>
      <w:r w:rsidR="006A26B4">
        <w:rPr>
          <w:rFonts w:asciiTheme="majorHAnsi" w:hAnsiTheme="majorHAnsi" w:cstheme="majorHAnsi"/>
        </w:rPr>
        <w:t xml:space="preserve"> </w:t>
      </w:r>
      <w:r w:rsidRPr="00DF5BB1">
        <w:rPr>
          <w:rFonts w:asciiTheme="majorHAnsi" w:hAnsiTheme="majorHAnsi" w:cstheme="majorHAnsi"/>
        </w:rPr>
        <w:t>emphasized feature ranking via ensemble models, we demonstrate that interpretable ML can achieve comparable accuracy while directly revealing the molecular logic of vaccine response. Our approach serves as a proof of concept illustrating how interpretable models can complement traditional black-box workflows by providing concise, actionable rules that connect measurable molecular features to vaccination outcomes.</w:t>
      </w:r>
    </w:p>
    <w:p w14:paraId="6A5A1C0B" w14:textId="77777777" w:rsidR="00DF5BB1" w:rsidRPr="00DF5BB1" w:rsidRDefault="00DF5BB1" w:rsidP="00DF5BB1">
      <w:pPr>
        <w:pStyle w:val="NormalWeb"/>
        <w:spacing w:after="0" w:line="360" w:lineRule="auto"/>
        <w:rPr>
          <w:rFonts w:asciiTheme="majorHAnsi" w:hAnsiTheme="majorHAnsi" w:cstheme="majorHAnsi"/>
        </w:rPr>
      </w:pPr>
    </w:p>
    <w:p w14:paraId="5AC1527D" w14:textId="77777777" w:rsidR="00F52E69" w:rsidRDefault="00F52E69" w:rsidP="00DF5BB1">
      <w:pPr>
        <w:pStyle w:val="NormalWeb"/>
        <w:spacing w:before="0" w:beforeAutospacing="0" w:after="0" w:afterAutospacing="0" w:line="360" w:lineRule="auto"/>
        <w:rPr>
          <w:rFonts w:asciiTheme="majorHAnsi" w:hAnsiTheme="majorHAnsi" w:cstheme="majorHAnsi"/>
        </w:rPr>
      </w:pPr>
    </w:p>
    <w:p w14:paraId="0181A794" w14:textId="77777777" w:rsidR="00BB4776" w:rsidRPr="002C078B" w:rsidRDefault="00BB4776"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lastRenderedPageBreak/>
        <w:t>From the early stages of the pandemic, machine learning was rapidly applied to SARS-CoV-2 challenges, including genome classification (Singh et al., 2021), serological profiling (Rosado et al., 2021), prediction of viral–host protein interactions (Dey et al., 2020), and drug repurposing (Gawriljuk et al., 2021). While these studies demonstrated strong predictive performance, they were mostly based on black-box models such as Random Forests, deep learning, or ensemble methods, which limit their usability for clinical and public health decision-makers. Some attempts have been made to apply interpretability tools—for example, Wu et al. (2021) used SHAP, LIME, and PDP to interpret Random Forests and Neural Networks—but these approaches only provide post-hoc explanations of opaque models.</w:t>
      </w:r>
    </w:p>
    <w:p w14:paraId="660691EF" w14:textId="77777777" w:rsidR="00BB4776" w:rsidRDefault="00BB4776"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In practice, decision-makers often require models that are not only accurate but also transparent and easy to interpret. Interpretable ML has a long history, most notably in decision trees and rule lists, which present predictions as simple if–then rules (Quinlan, 2014; Angelino et al., 2018; Yang et al., 2017). However, classical greedy tree methods such as CART or C4.5 often produce unstable, suboptimal structures, while rule lists are limited to a single decision path. More recent work has introduced optimal sparse tree learners (Aglin et al., 2020; Verwer &amp; Zhang, 2019; Hu et al., 2019; Lin et al., 2020), but these methods still focus on selecting a single “best” model.</w:t>
      </w:r>
    </w:p>
    <w:p w14:paraId="6A938AB4" w14:textId="6B96707F" w:rsidR="00BB7553" w:rsidRDefault="00EB7989" w:rsidP="00BB7553">
      <w:pPr>
        <w:pStyle w:val="NormalWeb"/>
        <w:spacing w:before="0" w:beforeAutospacing="0" w:after="0" w:line="360" w:lineRule="auto"/>
        <w:rPr>
          <w:rFonts w:asciiTheme="majorHAnsi" w:hAnsiTheme="majorHAnsi" w:cstheme="majorHAnsi"/>
        </w:rPr>
      </w:pPr>
      <w:r w:rsidRPr="00EB7989">
        <w:rPr>
          <w:rFonts w:asciiTheme="majorHAnsi" w:hAnsiTheme="majorHAnsi" w:cstheme="majorHAnsi"/>
        </w:rPr>
        <w:t>Beyond selecting a single “best” model, the Rashomon perspective (Fisher et al., 2019) recognizes that many models can achieve near-identical performance. Exploring this model family reveals both stable rules—features consistently predictive across solutions—and alternative explanations, offering a richer view of biological heterogeneity.</w:t>
      </w:r>
    </w:p>
    <w:p w14:paraId="42FC10CA" w14:textId="56729C10" w:rsidR="006C6125" w:rsidRDefault="005D5366" w:rsidP="002C078B">
      <w:pPr>
        <w:pStyle w:val="Heading1"/>
        <w:spacing w:line="360" w:lineRule="auto"/>
        <w:rPr>
          <w:rFonts w:eastAsia="Times New Roman" w:cstheme="majorHAnsi"/>
          <w:b w:val="0"/>
          <w:bCs w:val="0"/>
          <w:color w:val="auto"/>
          <w:sz w:val="24"/>
          <w:szCs w:val="24"/>
        </w:rPr>
      </w:pPr>
      <w:r w:rsidRPr="005D5366">
        <w:rPr>
          <w:rFonts w:eastAsia="Times New Roman" w:cstheme="majorHAnsi"/>
          <w:b w:val="0"/>
          <w:bCs w:val="0"/>
          <w:color w:val="auto"/>
          <w:sz w:val="24"/>
          <w:szCs w:val="24"/>
        </w:rPr>
        <w:lastRenderedPageBreak/>
        <w:t>We employ the TreeFARMS framework, coupled with Rashomon set exploration, to identify compact decision rules that distinguish vaccinated from unvaccinated ferrets. By exploring not only a single optimal model but also a family of near-optimal ones, our approach captures both stable and alternative molecular signatures associated with vaccine-induced immune responses. In this study, the classification target corresponds to the vaccination group (treatment arm), with the objective of identifying molecular features that differentiate the immune responses elicited by the different vaccination regimens. Importantly, the analysis does not use antibody titres or other measured vaccine-efficacy outcomes as prediction targets. This case study demonstrates the feasibility and utility of interpretable machine learning in complex multi-omics analyses, bridging the gap between predictive performance and biological insight.</w:t>
      </w:r>
    </w:p>
    <w:p w14:paraId="20389A88" w14:textId="383A03E5" w:rsidR="00B53834" w:rsidRPr="00B53834" w:rsidRDefault="00B53834" w:rsidP="00B53834">
      <w:pPr>
        <w:spacing w:line="360" w:lineRule="auto"/>
        <w:rPr>
          <w:rFonts w:asciiTheme="majorHAnsi" w:eastAsia="Times New Roman" w:hAnsiTheme="majorHAnsi" w:cstheme="majorHAnsi"/>
          <w:sz w:val="24"/>
          <w:szCs w:val="24"/>
        </w:rPr>
      </w:pPr>
      <w:r w:rsidRPr="00B53834">
        <w:rPr>
          <w:rFonts w:asciiTheme="majorHAnsi" w:eastAsia="Times New Roman" w:hAnsiTheme="majorHAnsi" w:cstheme="majorHAnsi"/>
          <w:sz w:val="24"/>
          <w:szCs w:val="24"/>
        </w:rPr>
        <w:t>This study also addresses a common challenge in immunological multi-omics: datasets with many thousands of molecular features but only a small number of experimental subjects. Such high-dimensional, low-sample settings are typical in controlled animal vaccine studies and pose difficulties for most machine-learning methods.</w:t>
      </w:r>
    </w:p>
    <w:p w14:paraId="57747FEE" w14:textId="6F37992C" w:rsidR="00DE17CB" w:rsidRDefault="000E5DE3" w:rsidP="002C078B">
      <w:pPr>
        <w:pStyle w:val="Heading1"/>
        <w:spacing w:line="360" w:lineRule="auto"/>
      </w:pPr>
      <w:r w:rsidRPr="0095341E">
        <w:t>3. Methods</w:t>
      </w:r>
    </w:p>
    <w:p w14:paraId="4AD752E1" w14:textId="209AE4A6" w:rsidR="00A51738" w:rsidRDefault="00A51738" w:rsidP="00A51738">
      <w:pPr>
        <w:spacing w:line="360" w:lineRule="auto"/>
        <w:rPr>
          <w:rFonts w:asciiTheme="majorHAnsi" w:hAnsiTheme="majorHAnsi" w:cstheme="majorHAnsi"/>
          <w:sz w:val="24"/>
          <w:szCs w:val="24"/>
        </w:rPr>
      </w:pPr>
      <w:r w:rsidRPr="00A51738">
        <w:rPr>
          <w:rFonts w:asciiTheme="majorHAnsi" w:hAnsiTheme="majorHAnsi" w:cstheme="majorHAnsi"/>
          <w:sz w:val="24"/>
          <w:szCs w:val="24"/>
        </w:rPr>
        <w:t>Machine learning analysis was performed using the TreeFARMS framework (Chen et al., 2022), which constructs families of accurate and reliable models through scalable optimal tree learning. The workflow consisted of five stages: (1) data input and preprocessing, (2) cross-validation setup, (3) model training with TreeFARMS, (4) Rashomon set exploration, and (5) interpretability and visualization. A schematic overview of this workflow is shown in Figure 1.</w:t>
      </w:r>
    </w:p>
    <w:p w14:paraId="57DB850C" w14:textId="77777777" w:rsidR="006741DE" w:rsidRDefault="006741DE" w:rsidP="009B299C">
      <w:pPr>
        <w:keepNext/>
        <w:spacing w:line="360" w:lineRule="auto"/>
        <w:jc w:val="center"/>
      </w:pPr>
      <w:r w:rsidRPr="006741DE">
        <w:rPr>
          <w:rFonts w:asciiTheme="majorHAnsi" w:hAnsiTheme="majorHAnsi" w:cstheme="majorHAnsi"/>
          <w:noProof/>
          <w:sz w:val="24"/>
          <w:szCs w:val="24"/>
        </w:rPr>
        <w:lastRenderedPageBreak/>
        <w:drawing>
          <wp:inline distT="0" distB="0" distL="0" distR="0" wp14:anchorId="53BEE6DC" wp14:editId="1FB85E75">
            <wp:extent cx="4864100" cy="7350195"/>
            <wp:effectExtent l="12700" t="12700" r="12700" b="15875"/>
            <wp:docPr id="37186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67228" name="Picture 1"/>
                    <pic:cNvPicPr/>
                  </pic:nvPicPr>
                  <pic:blipFill>
                    <a:blip r:embed="rId8"/>
                    <a:stretch>
                      <a:fillRect/>
                    </a:stretch>
                  </pic:blipFill>
                  <pic:spPr>
                    <a:xfrm>
                      <a:off x="0" y="0"/>
                      <a:ext cx="4868953" cy="7357528"/>
                    </a:xfrm>
                    <a:prstGeom prst="rect">
                      <a:avLst/>
                    </a:prstGeom>
                    <a:ln>
                      <a:solidFill>
                        <a:schemeClr val="accent1"/>
                      </a:solidFill>
                    </a:ln>
                  </pic:spPr>
                </pic:pic>
              </a:graphicData>
            </a:graphic>
          </wp:inline>
        </w:drawing>
      </w:r>
    </w:p>
    <w:p w14:paraId="5C765E10" w14:textId="765CAB16" w:rsidR="00A51738" w:rsidRPr="0017116F" w:rsidRDefault="006741DE" w:rsidP="006741DE">
      <w:pPr>
        <w:pStyle w:val="Caption"/>
        <w:rPr>
          <w:rFonts w:asciiTheme="majorHAnsi" w:hAnsiTheme="majorHAnsi" w:cstheme="majorHAnsi"/>
          <w:sz w:val="32"/>
          <w:szCs w:val="32"/>
        </w:rPr>
      </w:pPr>
      <w:r w:rsidRPr="0017116F">
        <w:rPr>
          <w:rFonts w:asciiTheme="majorHAnsi" w:hAnsiTheme="majorHAnsi" w:cstheme="majorHAnsi"/>
          <w:sz w:val="21"/>
          <w:szCs w:val="21"/>
        </w:rPr>
        <w:t xml:space="preserve">Figure </w:t>
      </w:r>
      <w:r w:rsidRPr="0017116F">
        <w:rPr>
          <w:rFonts w:asciiTheme="majorHAnsi" w:hAnsiTheme="majorHAnsi" w:cstheme="majorHAnsi"/>
          <w:sz w:val="21"/>
          <w:szCs w:val="21"/>
        </w:rPr>
        <w:fldChar w:fldCharType="begin"/>
      </w:r>
      <w:r w:rsidRPr="0017116F">
        <w:rPr>
          <w:rFonts w:asciiTheme="majorHAnsi" w:hAnsiTheme="majorHAnsi" w:cstheme="majorHAnsi"/>
          <w:sz w:val="21"/>
          <w:szCs w:val="21"/>
        </w:rPr>
        <w:instrText xml:space="preserve"> SEQ Figure \* ARABIC </w:instrText>
      </w:r>
      <w:r w:rsidRPr="0017116F">
        <w:rPr>
          <w:rFonts w:asciiTheme="majorHAnsi" w:hAnsiTheme="majorHAnsi" w:cstheme="majorHAnsi"/>
          <w:sz w:val="21"/>
          <w:szCs w:val="21"/>
        </w:rPr>
        <w:fldChar w:fldCharType="separate"/>
      </w:r>
      <w:r w:rsidR="00BD01C5">
        <w:rPr>
          <w:rFonts w:asciiTheme="majorHAnsi" w:hAnsiTheme="majorHAnsi" w:cstheme="majorHAnsi"/>
          <w:noProof/>
          <w:sz w:val="21"/>
          <w:szCs w:val="21"/>
        </w:rPr>
        <w:t>1</w:t>
      </w:r>
      <w:r w:rsidRPr="0017116F">
        <w:rPr>
          <w:rFonts w:asciiTheme="majorHAnsi" w:hAnsiTheme="majorHAnsi" w:cstheme="majorHAnsi"/>
          <w:sz w:val="21"/>
          <w:szCs w:val="21"/>
        </w:rPr>
        <w:fldChar w:fldCharType="end"/>
      </w:r>
      <w:r w:rsidRPr="0017116F">
        <w:rPr>
          <w:rFonts w:asciiTheme="majorHAnsi" w:hAnsiTheme="majorHAnsi" w:cstheme="majorHAnsi"/>
          <w:sz w:val="21"/>
          <w:szCs w:val="21"/>
        </w:rPr>
        <w:t xml:space="preserve">. Schematic overview of the interpretable machine learning pipeline. </w:t>
      </w:r>
      <w:r w:rsidR="0017116F" w:rsidRPr="0017116F">
        <w:rPr>
          <w:rFonts w:asciiTheme="majorHAnsi" w:hAnsiTheme="majorHAnsi" w:cstheme="majorHAnsi"/>
          <w:sz w:val="21"/>
          <w:szCs w:val="21"/>
        </w:rPr>
        <w:t xml:space="preserve"> (A) Data input and preprocessing; (B) </w:t>
      </w:r>
      <w:r w:rsidR="0017116F">
        <w:rPr>
          <w:rFonts w:asciiTheme="majorHAnsi" w:hAnsiTheme="majorHAnsi" w:cstheme="majorHAnsi"/>
          <w:sz w:val="21"/>
          <w:szCs w:val="21"/>
        </w:rPr>
        <w:t>C</w:t>
      </w:r>
      <w:r w:rsidR="0017116F" w:rsidRPr="0017116F">
        <w:rPr>
          <w:rFonts w:asciiTheme="majorHAnsi" w:hAnsiTheme="majorHAnsi" w:cstheme="majorHAnsi"/>
          <w:sz w:val="21"/>
          <w:szCs w:val="21"/>
        </w:rPr>
        <w:t xml:space="preserve">ross-validation setup; (C) </w:t>
      </w:r>
      <w:r w:rsidR="0017116F">
        <w:rPr>
          <w:rFonts w:asciiTheme="majorHAnsi" w:hAnsiTheme="majorHAnsi" w:cstheme="majorHAnsi"/>
          <w:sz w:val="21"/>
          <w:szCs w:val="21"/>
        </w:rPr>
        <w:t>M</w:t>
      </w:r>
      <w:r w:rsidR="0017116F" w:rsidRPr="0017116F">
        <w:rPr>
          <w:rFonts w:asciiTheme="majorHAnsi" w:hAnsiTheme="majorHAnsi" w:cstheme="majorHAnsi"/>
          <w:sz w:val="21"/>
          <w:szCs w:val="21"/>
        </w:rPr>
        <w:t xml:space="preserve">odel training ; (D) Rashomon set exploration; and (E) </w:t>
      </w:r>
      <w:r w:rsidR="00F65C1D">
        <w:rPr>
          <w:rFonts w:asciiTheme="majorHAnsi" w:hAnsiTheme="majorHAnsi" w:cstheme="majorHAnsi"/>
          <w:sz w:val="21"/>
          <w:szCs w:val="21"/>
        </w:rPr>
        <w:t>I</w:t>
      </w:r>
      <w:r w:rsidR="0017116F" w:rsidRPr="0017116F">
        <w:rPr>
          <w:rFonts w:asciiTheme="majorHAnsi" w:hAnsiTheme="majorHAnsi" w:cstheme="majorHAnsi"/>
          <w:sz w:val="21"/>
          <w:szCs w:val="21"/>
        </w:rPr>
        <w:t>nterpretability and visualization.</w:t>
      </w:r>
    </w:p>
    <w:p w14:paraId="71573AC7" w14:textId="0D7F9D77" w:rsidR="008F7936" w:rsidRPr="002C078B" w:rsidRDefault="00577860" w:rsidP="002C078B">
      <w:pPr>
        <w:pStyle w:val="NormalWeb"/>
        <w:spacing w:before="0" w:beforeAutospacing="0" w:after="0" w:afterAutospacing="0" w:line="360" w:lineRule="auto"/>
        <w:rPr>
          <w:rFonts w:asciiTheme="majorHAnsi" w:hAnsiTheme="majorHAnsi" w:cstheme="majorHAnsi"/>
        </w:rPr>
      </w:pPr>
      <w:r w:rsidRPr="002C078B">
        <w:rPr>
          <w:rStyle w:val="Heading2Char"/>
        </w:rPr>
        <w:lastRenderedPageBreak/>
        <w:t>Dataset.</w:t>
      </w:r>
      <w:r>
        <w:br/>
      </w:r>
      <w:r w:rsidR="008F7936" w:rsidRPr="002C078B">
        <w:rPr>
          <w:rFonts w:asciiTheme="majorHAnsi" w:hAnsiTheme="majorHAnsi" w:cstheme="majorHAnsi"/>
        </w:rPr>
        <w:t>We analyzed data from a controlled ferret vaccination study involving sixteen adult ferrets (</w:t>
      </w:r>
      <w:r w:rsidR="008F7936" w:rsidRPr="00C458D0">
        <w:rPr>
          <w:rFonts w:asciiTheme="majorHAnsi" w:hAnsiTheme="majorHAnsi" w:cstheme="majorHAnsi"/>
          <w:i/>
          <w:iCs/>
        </w:rPr>
        <w:t>Mustela putorius furo</w:t>
      </w:r>
      <w:r w:rsidR="008F7936" w:rsidRPr="002C078B">
        <w:rPr>
          <w:rFonts w:asciiTheme="majorHAnsi" w:hAnsiTheme="majorHAnsi" w:cstheme="majorHAnsi"/>
        </w:rPr>
        <w:t>) that were randomly assigned to vaccinated and control groups. Vaccinated animals received two intramuscular doses of DNA vaccines—INO-4800 (Wuhan-Hu-1 sequence) or INO-4802 (synthetic consensus sequence)—administered on Day 0 (prime) and Day 28 (boost), while control ferrets received phosphate-buffered saline (PBS). The study followed animals for ten time points, including baseline and post-challenge stages, to capture longitudinal immune responses. Multi-omics profiling was performed on blood and plasma samples, integrating transcriptomic, metabolomic, lipidomic, and proteomic measurements to characterize vaccine-induced changes across molecular layers.</w:t>
      </w:r>
      <w:r w:rsidR="00962B82" w:rsidRPr="002C078B">
        <w:rPr>
          <w:rFonts w:asciiTheme="majorHAnsi" w:hAnsiTheme="majorHAnsi" w:cstheme="majorHAnsi"/>
        </w:rPr>
        <w:t xml:space="preserve"> The dataset and preprocessing pipeline are described in detail</w:t>
      </w:r>
      <w:r w:rsidR="002226BE">
        <w:rPr>
          <w:rFonts w:asciiTheme="majorHAnsi" w:hAnsiTheme="majorHAnsi" w:cstheme="majorHAnsi"/>
        </w:rPr>
        <w:t xml:space="preserve"> here </w:t>
      </w:r>
      <w:r w:rsidR="002226BE">
        <w:rPr>
          <w:rFonts w:asciiTheme="majorHAnsi" w:hAnsiTheme="majorHAnsi" w:cstheme="majorHAnsi"/>
        </w:rPr>
        <w:fldChar w:fldCharType="begin"/>
      </w:r>
      <w:r w:rsidR="002226BE">
        <w:rPr>
          <w:rFonts w:asciiTheme="majorHAnsi" w:hAnsiTheme="majorHAnsi" w:cstheme="majorHAnsi"/>
        </w:rPr>
        <w:instrText xml:space="preserve"> ADDIN ZOTERO_ITEM CSL_CITATION {"citationID":"ur5R3g1S","properties":{"formattedCitation":"(Lee et al., n.d.)","plainCitation":"(Lee et al., n.d.)","noteIndex":0},"citationItems":[{"id":34,"uris":["http://zotero.org/users/local/WyumZsvD/items/HWUPU9CD"],"itemData":{"id":34,"type":"article-journal","abstract":"The COVID-19 pandemic prompted one of the most rapid vaccination efforts to mitigate the health and socio-economic burden across the globe. The challenge remains in maintaining vaccine efficacy due to the rapid evolution of key mutation sites in recent variants and future. Access to multi-omics data analysis and machine learning (ML) approaches has greatly enhanced our ability to evaluate biomarkers associated with diagnosis, prognosis, drug discovery, and therapeutics. In this study, random forest was used to identify potential biomarkers indicative of vaccination and successful neutralising antibodies in ferrets vaccinated with two DNA vaccines derived from the Wuhan-Hu-1 and SynCon spike sequences. Several important transcriptomic and putative metabolite biomarkers associated with reducing hyper-inflammation and maintaining cell homeostasis were identified. Additionally, causal analysis found several enriched gene sets relating to cell function and regulation. Processes promoting the reduction of cytokines and inflammation appear to be the main response to vaccination with the potential to prevent severe COVID-19. Here, ML and causal insights are shown to be beneficial in assessing vaccine effectiveness and their mechanisms of action based on the multi-omics profile of vaccinated ferrets.","title":"Multi-omics signatures indicative of status and effectiveness of vaccination against SARS-CoV-2 in ferrets","author":[{"family":"Lee","given":"Carol"},{"family":"Dunne","given":"Robert"},{"family":"Beale","given":"David J"},{"family":"Nguyen","given":"Thao V"},{"family":"Singanallur","given":"Nagendrakumar B"},{"family":"Vuren","given":"Petrus Jansen","dropping-particle":"van"},{"family":"Liu","given":"Jian-Wei"},{"family":"Rowarth","given":"Serrin"},{"family":"Robertson","given":"Kylie"},{"family":"Miranda-Hernandez","given":"Socorro"},{"family":"Horwood","given":"Paul"},{"family":"Bruce","given":"Matthew P"},{"family":"Blasdell","given":"Kim R."},{"family":"Tachedjian","given":"Mary"},{"family":"Boomer","given":"Andrew C."},{"family":"Palombo","given":"Enzo A."},{"family":"Smith","given":"Trevor R. F."},{"family":"Broderick","given":"Kate E."},{"family":"Au","given":"Gough G."},{"family":"Wilson","given":"Laurence"},{"family":"McAuley","given":"Alexander J."}]}}],"schema":"https://github.com/citation-style-language/schema/raw/master/csl-citation.json"} </w:instrText>
      </w:r>
      <w:r w:rsidR="002226BE">
        <w:rPr>
          <w:rFonts w:asciiTheme="majorHAnsi" w:hAnsiTheme="majorHAnsi" w:cstheme="majorHAnsi"/>
        </w:rPr>
        <w:fldChar w:fldCharType="separate"/>
      </w:r>
      <w:r w:rsidR="002226BE">
        <w:rPr>
          <w:rFonts w:asciiTheme="majorHAnsi" w:hAnsiTheme="majorHAnsi" w:cstheme="majorHAnsi"/>
          <w:noProof/>
        </w:rPr>
        <w:t>(Lee et al., n.d.)</w:t>
      </w:r>
      <w:r w:rsidR="002226BE">
        <w:rPr>
          <w:rFonts w:asciiTheme="majorHAnsi" w:hAnsiTheme="majorHAnsi" w:cstheme="majorHAnsi"/>
        </w:rPr>
        <w:fldChar w:fldCharType="end"/>
      </w:r>
      <w:r w:rsidR="00962B82" w:rsidRPr="002C078B">
        <w:rPr>
          <w:rFonts w:asciiTheme="majorHAnsi" w:hAnsiTheme="majorHAnsi" w:cstheme="majorHAnsi"/>
        </w:rPr>
        <w:t>.</w:t>
      </w:r>
    </w:p>
    <w:p w14:paraId="4FCB1878" w14:textId="1A38B6A7" w:rsidR="00810909" w:rsidRPr="002C078B" w:rsidRDefault="008F7936"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For this work, we focused on the processed Dataset 2, in which each time point was treated as an independent sample to increase statistical power and mitigate the effect of repeated measures.</w:t>
      </w:r>
      <w:r w:rsidR="0044600D" w:rsidRPr="0044600D">
        <w:t xml:space="preserve"> </w:t>
      </w:r>
      <w:r w:rsidR="0044600D" w:rsidRPr="0044600D">
        <w:rPr>
          <w:rFonts w:asciiTheme="majorHAnsi" w:hAnsiTheme="majorHAnsi" w:cstheme="majorHAnsi"/>
        </w:rPr>
        <w:t>Each sample was represented as a vector of multi</w:t>
      </w:r>
      <w:r w:rsidR="009D1BF7">
        <w:rPr>
          <w:rFonts w:asciiTheme="majorHAnsi" w:hAnsiTheme="majorHAnsi" w:cstheme="majorHAnsi"/>
        </w:rPr>
        <w:t>-</w:t>
      </w:r>
      <w:r w:rsidR="0044600D" w:rsidRPr="0044600D">
        <w:rPr>
          <w:rFonts w:asciiTheme="majorHAnsi" w:hAnsiTheme="majorHAnsi" w:cstheme="majorHAnsi"/>
        </w:rPr>
        <w:t>omics features</w:t>
      </w:r>
      <w:r w:rsidRPr="002C078B">
        <w:rPr>
          <w:rFonts w:asciiTheme="majorHAnsi" w:hAnsiTheme="majorHAnsi" w:cstheme="majorHAnsi"/>
        </w:rPr>
        <w:t xml:space="preserve">. </w:t>
      </w:r>
      <w:r w:rsidR="0044600D">
        <w:rPr>
          <w:rFonts w:asciiTheme="majorHAnsi" w:hAnsiTheme="majorHAnsi" w:cstheme="majorHAnsi"/>
        </w:rPr>
        <w:t xml:space="preserve"> </w:t>
      </w:r>
      <w:r w:rsidRPr="002C078B">
        <w:rPr>
          <w:rFonts w:asciiTheme="majorHAnsi" w:hAnsiTheme="majorHAnsi" w:cstheme="majorHAnsi"/>
        </w:rPr>
        <w:t xml:space="preserve">To ensure data quality, features with more than 20% missing values overall or more than 50% missing within a group were removed, followed by imputation, normalization, transformation, and scaling. This dataset enabled us to classify vaccinated vs. unvaccinated animals, compare INO-4800 vs. INO-4802 responses, and identify interpretable </w:t>
      </w:r>
      <w:r w:rsidR="00E625F3" w:rsidRPr="00E625F3">
        <w:rPr>
          <w:rFonts w:asciiTheme="majorHAnsi" w:hAnsiTheme="majorHAnsi" w:cstheme="majorHAnsi"/>
        </w:rPr>
        <w:t>molecular</w:t>
      </w:r>
      <w:r w:rsidR="00E625F3">
        <w:rPr>
          <w:rFonts w:asciiTheme="majorHAnsi" w:hAnsiTheme="majorHAnsi" w:cstheme="majorHAnsi"/>
        </w:rPr>
        <w:t xml:space="preserve"> </w:t>
      </w:r>
      <w:r w:rsidRPr="002C078B">
        <w:rPr>
          <w:rFonts w:asciiTheme="majorHAnsi" w:hAnsiTheme="majorHAnsi" w:cstheme="majorHAnsi"/>
        </w:rPr>
        <w:t>signatures associated with vaccine protection.</w:t>
      </w:r>
    </w:p>
    <w:p w14:paraId="20EBC7EB" w14:textId="77777777" w:rsidR="00906737" w:rsidRDefault="009A6BA7" w:rsidP="002C078B">
      <w:pPr>
        <w:pStyle w:val="NormalWeb"/>
        <w:keepNext/>
      </w:pPr>
      <w:r>
        <w:rPr>
          <w:noProof/>
        </w:rPr>
        <w:lastRenderedPageBreak/>
        <w:drawing>
          <wp:inline distT="0" distB="0" distL="0" distR="0" wp14:anchorId="2E81F3C8" wp14:editId="2FB469C1">
            <wp:extent cx="5094605" cy="3320415"/>
            <wp:effectExtent l="0" t="0" r="0" b="0"/>
            <wp:docPr id="469257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4605" cy="3320415"/>
                    </a:xfrm>
                    <a:prstGeom prst="rect">
                      <a:avLst/>
                    </a:prstGeom>
                    <a:noFill/>
                    <a:ln>
                      <a:noFill/>
                    </a:ln>
                  </pic:spPr>
                </pic:pic>
              </a:graphicData>
            </a:graphic>
          </wp:inline>
        </w:drawing>
      </w:r>
    </w:p>
    <w:p w14:paraId="56A9AE26" w14:textId="66C05A58" w:rsidR="004A539D" w:rsidRPr="00862C86" w:rsidRDefault="00906737" w:rsidP="0017116F">
      <w:pPr>
        <w:rPr>
          <w:rFonts w:asciiTheme="majorHAnsi" w:hAnsiTheme="majorHAnsi" w:cstheme="majorHAnsi"/>
          <w:color w:val="0070C0"/>
          <w:sz w:val="21"/>
          <w:szCs w:val="21"/>
        </w:rPr>
      </w:pPr>
      <w:r w:rsidRPr="00862C86">
        <w:rPr>
          <w:rFonts w:asciiTheme="majorHAnsi" w:hAnsiTheme="majorHAnsi" w:cstheme="majorHAnsi"/>
          <w:color w:val="0070C0"/>
          <w:sz w:val="21"/>
          <w:szCs w:val="21"/>
        </w:rPr>
        <w:t xml:space="preserve">Figure </w:t>
      </w:r>
      <w:r w:rsidRPr="00862C86">
        <w:rPr>
          <w:rFonts w:asciiTheme="majorHAnsi" w:hAnsiTheme="majorHAnsi" w:cstheme="majorHAnsi"/>
          <w:color w:val="0070C0"/>
          <w:sz w:val="21"/>
          <w:szCs w:val="21"/>
        </w:rPr>
        <w:fldChar w:fldCharType="begin"/>
      </w:r>
      <w:r w:rsidRPr="00862C86">
        <w:rPr>
          <w:rFonts w:asciiTheme="majorHAnsi" w:hAnsiTheme="majorHAnsi" w:cstheme="majorHAnsi"/>
          <w:color w:val="0070C0"/>
          <w:sz w:val="21"/>
          <w:szCs w:val="21"/>
        </w:rPr>
        <w:instrText xml:space="preserve"> SEQ Figure \* ARABIC </w:instrText>
      </w:r>
      <w:r w:rsidRPr="00862C86">
        <w:rPr>
          <w:rFonts w:asciiTheme="majorHAnsi" w:hAnsiTheme="majorHAnsi" w:cstheme="majorHAnsi"/>
          <w:color w:val="0070C0"/>
          <w:sz w:val="21"/>
          <w:szCs w:val="21"/>
        </w:rPr>
        <w:fldChar w:fldCharType="separate"/>
      </w:r>
      <w:r w:rsidR="00BD01C5" w:rsidRPr="00862C86">
        <w:rPr>
          <w:rFonts w:asciiTheme="majorHAnsi" w:hAnsiTheme="majorHAnsi" w:cstheme="majorHAnsi"/>
          <w:noProof/>
          <w:color w:val="0070C0"/>
          <w:sz w:val="21"/>
          <w:szCs w:val="21"/>
        </w:rPr>
        <w:t>2</w:t>
      </w:r>
      <w:r w:rsidRPr="00862C86">
        <w:rPr>
          <w:rFonts w:asciiTheme="majorHAnsi" w:hAnsiTheme="majorHAnsi" w:cstheme="majorHAnsi"/>
          <w:color w:val="0070C0"/>
          <w:sz w:val="21"/>
          <w:szCs w:val="21"/>
        </w:rPr>
        <w:fldChar w:fldCharType="end"/>
      </w:r>
      <w:r w:rsidR="00CB4DA9" w:rsidRPr="00862C86">
        <w:rPr>
          <w:rFonts w:asciiTheme="majorHAnsi" w:hAnsiTheme="majorHAnsi" w:cstheme="majorHAnsi"/>
          <w:color w:val="0070C0"/>
          <w:sz w:val="21"/>
          <w:szCs w:val="21"/>
        </w:rPr>
        <w:t>.</w:t>
      </w:r>
      <w:r w:rsidRPr="00862C86">
        <w:rPr>
          <w:rFonts w:asciiTheme="majorHAnsi" w:hAnsiTheme="majorHAnsi" w:cstheme="majorHAnsi"/>
          <w:color w:val="0070C0"/>
          <w:sz w:val="21"/>
          <w:szCs w:val="21"/>
        </w:rPr>
        <w:t xml:space="preserve"> </w:t>
      </w:r>
      <w:r w:rsidR="00862C86" w:rsidRPr="002C7C7E">
        <w:rPr>
          <w:rFonts w:asciiTheme="majorHAnsi" w:hAnsiTheme="majorHAnsi" w:cstheme="majorHAnsi"/>
          <w:b/>
          <w:bCs/>
          <w:color w:val="4F81BD" w:themeColor="accent1"/>
          <w:sz w:val="21"/>
          <w:szCs w:val="21"/>
        </w:rPr>
        <w:t>Experimental design of the ferret vaccination study.</w:t>
      </w:r>
      <w:r w:rsidR="00862C86" w:rsidRPr="00862C86">
        <w:rPr>
          <w:rFonts w:asciiTheme="majorHAnsi" w:hAnsiTheme="majorHAnsi" w:cstheme="majorHAnsi"/>
          <w:b/>
          <w:bCs/>
          <w:color w:val="4F81BD" w:themeColor="accent1"/>
          <w:sz w:val="21"/>
          <w:szCs w:val="21"/>
        </w:rPr>
        <w:br/>
        <w:t xml:space="preserve">Four treatment groups of ferrets received prime and boost vaccinations on Days 0 and 28. Multi-omics samples (transcriptomics, metabolomics, lipidomics and proteomics) were collected from blood and spleen at the indicated time points, following the workflow developed by the broader study. </w:t>
      </w:r>
      <w:r w:rsidR="00862C86" w:rsidRPr="00862C86">
        <w:rPr>
          <w:color w:val="4F81BD" w:themeColor="accent1"/>
          <w:sz w:val="21"/>
          <w:szCs w:val="21"/>
        </w:rPr>
        <w:t>In this work, we analyse the integrated multi-omics data generated at the endpoint sampling time point only.</w:t>
      </w:r>
      <w:r w:rsidR="00862C86" w:rsidRPr="00862C86">
        <w:rPr>
          <w:rFonts w:asciiTheme="majorHAnsi" w:hAnsiTheme="majorHAnsi" w:cstheme="majorHAnsi"/>
          <w:b/>
          <w:bCs/>
          <w:color w:val="4F81BD" w:themeColor="accent1"/>
          <w:sz w:val="21"/>
          <w:szCs w:val="21"/>
        </w:rPr>
        <w:t xml:space="preserve"> Abbreviations: PBS = phosphate-buffered saline; TR = transcriptomics; ME = metabolomics; LI = lipidomics; PR = proteomics.</w:t>
      </w:r>
    </w:p>
    <w:p w14:paraId="6EE40920" w14:textId="77777777" w:rsidR="008E7CA1" w:rsidRPr="002C078B" w:rsidRDefault="00577860" w:rsidP="002C078B">
      <w:pPr>
        <w:pStyle w:val="NormalWeb"/>
        <w:spacing w:before="0" w:beforeAutospacing="0" w:after="0" w:afterAutospacing="0" w:line="360" w:lineRule="auto"/>
        <w:rPr>
          <w:rFonts w:asciiTheme="majorHAnsi" w:hAnsiTheme="majorHAnsi" w:cstheme="majorHAnsi"/>
        </w:rPr>
      </w:pPr>
      <w:r w:rsidRPr="002C078B">
        <w:rPr>
          <w:rStyle w:val="Heading2Char"/>
        </w:rPr>
        <w:t>Pipeline.</w:t>
      </w:r>
      <w:r>
        <w:br/>
      </w:r>
      <w:r w:rsidR="008E7CA1" w:rsidRPr="002C078B">
        <w:rPr>
          <w:rFonts w:asciiTheme="majorHAnsi" w:hAnsiTheme="majorHAnsi" w:cstheme="majorHAnsi"/>
        </w:rPr>
        <w:t>Machine learning analysis was performed using the TreeFARMS framework (Chen et al., 2022), which constructs families of accurate and reliable models through scalable optimal tree learning. The workflow was implemented in Python (TreeFARMS v1.0) and followed the two-stage process outlined in the original method.</w:t>
      </w:r>
    </w:p>
    <w:p w14:paraId="2EF9AE17" w14:textId="4FE713F7" w:rsidR="00447598" w:rsidRPr="00447598" w:rsidRDefault="008E7CA1" w:rsidP="00A85F0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 xml:space="preserve">First, features were preprocessed using the threshold guessing algorithm from the TreeFARMS package to identify informative cut points for each feature, balancing granularity and stability. </w:t>
      </w:r>
      <w:r w:rsidR="00447598" w:rsidRPr="00447598">
        <w:rPr>
          <w:rFonts w:asciiTheme="majorHAnsi" w:hAnsiTheme="majorHAnsi" w:cstheme="majorHAnsi"/>
        </w:rPr>
        <w:t xml:space="preserve">Continuous features were discretized using the threshold-guessing algorithm implemented in the TreeFARMS package. Specifically, the function </w:t>
      </w:r>
      <w:r w:rsidR="00447598" w:rsidRPr="00A85F0B">
        <w:rPr>
          <w:rFonts w:asciiTheme="majorHAnsi" w:hAnsiTheme="majorHAnsi" w:cstheme="majorHAnsi"/>
          <w:i/>
          <w:iCs/>
        </w:rPr>
        <w:t>compute_thresholds</w:t>
      </w:r>
      <w:r w:rsidR="00447598" w:rsidRPr="00447598">
        <w:rPr>
          <w:rFonts w:asciiTheme="majorHAnsi" w:hAnsiTheme="majorHAnsi" w:cstheme="majorHAnsi"/>
        </w:rPr>
        <w:t xml:space="preserve"> evaluates each continuous variable and identifies informative cut points by examining feature distributions and class separation. This procedure balances </w:t>
      </w:r>
      <w:r w:rsidR="00447598" w:rsidRPr="00447598">
        <w:rPr>
          <w:rFonts w:asciiTheme="majorHAnsi" w:hAnsiTheme="majorHAnsi" w:cstheme="majorHAnsi"/>
        </w:rPr>
        <w:lastRenderedPageBreak/>
        <w:t>granularity with stability, ensuring that only thresholds that meaningfully contribute to predictive discrimination are selected.</w:t>
      </w:r>
    </w:p>
    <w:p w14:paraId="5EC14072" w14:textId="3B987801" w:rsidR="00447598" w:rsidRPr="002C078B" w:rsidRDefault="00447598" w:rsidP="00447598">
      <w:pPr>
        <w:pStyle w:val="NormalWeb"/>
        <w:spacing w:before="0" w:beforeAutospacing="0" w:after="0" w:afterAutospacing="0" w:line="360" w:lineRule="auto"/>
        <w:rPr>
          <w:rFonts w:asciiTheme="majorHAnsi" w:hAnsiTheme="majorHAnsi" w:cstheme="majorHAnsi"/>
        </w:rPr>
      </w:pPr>
      <w:r w:rsidRPr="00447598">
        <w:rPr>
          <w:rFonts w:asciiTheme="majorHAnsi" w:hAnsiTheme="majorHAnsi" w:cstheme="majorHAnsi"/>
        </w:rPr>
        <w:t>The resulting threshold set was then applied to the data using the cut function, which converts each continuous feature into one or more binary indicator variables (e.g. feature ≤ threshold, feature &gt; threshold). This transformation enables efficient mixed-integer optimization in downstream rule-based model training while preserving relevant structure in the original continuous variables.</w:t>
      </w:r>
    </w:p>
    <w:p w14:paraId="34EBC3FE" w14:textId="0303F7C3" w:rsidR="008E7CA1" w:rsidRPr="002C078B" w:rsidRDefault="007A7F5D" w:rsidP="009D7A13">
      <w:pPr>
        <w:pStyle w:val="NormalWeb"/>
        <w:spacing w:before="0" w:beforeAutospacing="0" w:after="0" w:afterAutospacing="0" w:line="360" w:lineRule="auto"/>
        <w:rPr>
          <w:rFonts w:asciiTheme="majorHAnsi" w:hAnsiTheme="majorHAnsi" w:cstheme="majorBidi"/>
        </w:rPr>
      </w:pPr>
      <w:r w:rsidRPr="009D7A13">
        <w:rPr>
          <w:rFonts w:asciiTheme="majorHAnsi" w:hAnsiTheme="majorHAnsi" w:cstheme="majorBidi"/>
        </w:rPr>
        <w:t>Model training was performed using the GOSDT</w:t>
      </w:r>
      <w:r w:rsidR="001B570B" w:rsidRPr="009D7A13">
        <w:rPr>
          <w:rFonts w:asciiTheme="majorHAnsi" w:hAnsiTheme="majorHAnsi" w:cstheme="majorBidi"/>
        </w:rPr>
        <w:t xml:space="preserve"> (</w:t>
      </w:r>
      <w:r w:rsidR="00FA4122" w:rsidRPr="009D7A13">
        <w:rPr>
          <w:rFonts w:asciiTheme="majorHAnsi" w:hAnsiTheme="majorHAnsi" w:cstheme="majorBidi"/>
        </w:rPr>
        <w:t>Generalized Optimal Sparse Decision Trees</w:t>
      </w:r>
      <w:r w:rsidR="001B570B" w:rsidRPr="009D7A13">
        <w:rPr>
          <w:rFonts w:asciiTheme="majorHAnsi" w:hAnsiTheme="majorHAnsi" w:cstheme="majorBidi"/>
        </w:rPr>
        <w:t xml:space="preserve">) </w:t>
      </w:r>
      <w:r w:rsidRPr="009D7A13">
        <w:rPr>
          <w:rFonts w:asciiTheme="majorHAnsi" w:hAnsiTheme="majorHAnsi" w:cstheme="majorBidi"/>
        </w:rPr>
        <w:t>solver backend, which formulates decision tree learning as a global optimization problem. It minimizes a joint objective that balances classification error and tree complexity through a tunable regularization parameter (λ = 0.008). Each resulting model represents a compact, interpretable set of if–then rules describing relationships between molecular features and vaccination status</w:t>
      </w:r>
      <w:r w:rsidR="008E7CA1" w:rsidRPr="009D7A13">
        <w:rPr>
          <w:rFonts w:asciiTheme="majorHAnsi" w:hAnsiTheme="majorHAnsi" w:cstheme="majorBidi"/>
        </w:rPr>
        <w:t>.</w:t>
      </w:r>
      <w:commentRangeStart w:id="3"/>
      <w:commentRangeStart w:id="4"/>
      <w:commentRangeEnd w:id="3"/>
      <w:r w:rsidRPr="002C078B">
        <w:rPr>
          <w:rStyle w:val="CommentReference"/>
          <w:rFonts w:asciiTheme="majorHAnsi" w:hAnsiTheme="majorHAnsi" w:cstheme="majorBidi"/>
          <w:sz w:val="24"/>
          <w:szCs w:val="24"/>
        </w:rPr>
        <w:commentReference w:id="3"/>
      </w:r>
      <w:commentRangeEnd w:id="4"/>
      <w:r w:rsidRPr="002C078B">
        <w:rPr>
          <w:rStyle w:val="CommentReference"/>
          <w:rFonts w:asciiTheme="majorHAnsi" w:hAnsiTheme="majorHAnsi" w:cstheme="majorBidi"/>
          <w:sz w:val="24"/>
          <w:szCs w:val="24"/>
        </w:rPr>
        <w:commentReference w:id="4"/>
      </w:r>
    </w:p>
    <w:p w14:paraId="53CAABE8" w14:textId="76570668" w:rsidR="008E7CA1" w:rsidRPr="002C078B" w:rsidRDefault="008E7CA1"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To ensure generalizability, the data were split by animal using 5-fold stratified cross-validation, ensuring that all samples from a given ferret were contained entirely within a single fold. For each training fold, TreeFARMS generated a collection of near-optimal trees within a Rashomon bound</w:t>
      </w:r>
      <w:r w:rsidR="001F2F3C" w:rsidRPr="002C078B">
        <w:rPr>
          <w:rFonts w:asciiTheme="majorHAnsi" w:hAnsiTheme="majorHAnsi" w:cstheme="majorHAnsi"/>
        </w:rPr>
        <w:t>. This bound defines the set of all models whose loss is within 5% of the global optimum, ensuring inclusion of alternative high-performing but distinct rule sets</w:t>
      </w:r>
      <w:r w:rsidRPr="002C078B">
        <w:rPr>
          <w:rFonts w:asciiTheme="majorHAnsi" w:hAnsiTheme="majorHAnsi" w:cstheme="majorHAnsi"/>
        </w:rPr>
        <w:t>.</w:t>
      </w:r>
    </w:p>
    <w:p w14:paraId="67C9786F" w14:textId="2131CBCF" w:rsidR="002F72FA" w:rsidRPr="002C078B" w:rsidRDefault="008E7CA1"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Model outputs—including rule structures, feature usage, and prediction paths—were automatically extracted and summarized to quantify rule stability and feature recurrence across folds. Stable features appearing in multiple near-optimal trees were considered biologically robust predictors of vaccine response.</w:t>
      </w:r>
    </w:p>
    <w:p w14:paraId="5BACFE92" w14:textId="68F83E6D" w:rsidR="00577860" w:rsidRPr="002C078B" w:rsidRDefault="00CA3DAC"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To assess rule consistency and feature stability across near-optimal models, rule paths and feature occurrences were extracted from each TreeFARMS-generated tree. All if–then paths and their associated predictions were parsed from model outputs, and the frequency of each unique rule and feature was calculated across cross-validation folds. The resulting summaries</w:t>
      </w:r>
      <w:r w:rsidR="00B4655B" w:rsidRPr="002C078B">
        <w:rPr>
          <w:rFonts w:asciiTheme="majorHAnsi" w:hAnsiTheme="majorHAnsi" w:cstheme="majorHAnsi"/>
        </w:rPr>
        <w:t xml:space="preserve"> </w:t>
      </w:r>
      <w:r w:rsidRPr="002C078B">
        <w:rPr>
          <w:rFonts w:asciiTheme="majorHAnsi" w:hAnsiTheme="majorHAnsi" w:cstheme="majorHAnsi"/>
        </w:rPr>
        <w:t xml:space="preserve">quantified the recurrence of rules and features within the </w:t>
      </w:r>
      <w:r w:rsidRPr="002C078B">
        <w:rPr>
          <w:rFonts w:asciiTheme="majorHAnsi" w:hAnsiTheme="majorHAnsi" w:cstheme="majorHAnsi"/>
        </w:rPr>
        <w:lastRenderedPageBreak/>
        <w:t>Rashomon set. Features appearing consistently across multiple near-optimal trees were interpreted as robust molecular signatures predictive of vaccination status.</w:t>
      </w:r>
    </w:p>
    <w:p w14:paraId="1CB90494" w14:textId="77777777" w:rsidR="00DE17CB" w:rsidRDefault="000E5DE3" w:rsidP="00B523FE">
      <w:pPr>
        <w:pStyle w:val="Heading1"/>
        <w:spacing w:line="360" w:lineRule="auto"/>
      </w:pPr>
      <w:r>
        <w:t>4. Results</w:t>
      </w:r>
    </w:p>
    <w:p w14:paraId="5769E99F" w14:textId="6380198C" w:rsidR="000B1D9F" w:rsidRPr="002C078B" w:rsidRDefault="000B1D9F" w:rsidP="002C078B">
      <w:pPr>
        <w:spacing w:after="0" w:line="360" w:lineRule="auto"/>
        <w:rPr>
          <w:rFonts w:asciiTheme="majorHAnsi" w:hAnsiTheme="majorHAnsi" w:cstheme="majorHAnsi"/>
          <w:sz w:val="24"/>
          <w:szCs w:val="24"/>
        </w:rPr>
      </w:pPr>
      <w:r w:rsidRPr="002C078B">
        <w:rPr>
          <w:rFonts w:asciiTheme="majorHAnsi" w:hAnsiTheme="majorHAnsi" w:cstheme="majorHAnsi"/>
          <w:sz w:val="24"/>
          <w:szCs w:val="24"/>
        </w:rPr>
        <w:t>TreeFarms achieved 94% mean accuracy in classifying vaccinated vs. control ferre</w:t>
      </w:r>
      <w:r w:rsidR="00DE5FEF">
        <w:rPr>
          <w:rFonts w:asciiTheme="majorHAnsi" w:hAnsiTheme="majorHAnsi" w:cstheme="majorHAnsi"/>
          <w:sz w:val="24"/>
          <w:szCs w:val="24"/>
        </w:rPr>
        <w:t>t</w:t>
      </w:r>
      <w:ins w:id="5" w:author="Lee, Carol (H&amp;B, Westmead)" w:date="2025-11-20T12:32:00Z" w16du:dateUtc="2025-11-20T01:32:00Z">
        <w:r w:rsidR="00A95973">
          <w:rPr>
            <w:rFonts w:asciiTheme="majorHAnsi" w:hAnsiTheme="majorHAnsi" w:cstheme="majorHAnsi"/>
            <w:sz w:val="24"/>
            <w:szCs w:val="24"/>
          </w:rPr>
          <w:t>s</w:t>
        </w:r>
      </w:ins>
      <w:r w:rsidRPr="002C078B">
        <w:rPr>
          <w:rFonts w:asciiTheme="majorHAnsi" w:hAnsiTheme="majorHAnsi" w:cstheme="majorHAnsi"/>
          <w:sz w:val="24"/>
          <w:szCs w:val="24"/>
        </w:rPr>
        <w:t>. Each model contained 2–4 concise if–then rules connecting omics features to vaccination status, e.g. low Ketoleucine and low AZGP1 → Vaccinated.</w:t>
      </w:r>
    </w:p>
    <w:p w14:paraId="149C40BF" w14:textId="34E20730" w:rsidR="000B1D9F" w:rsidRDefault="000B1D9F" w:rsidP="000B1D9F">
      <w:pPr>
        <w:spacing w:after="0" w:line="360" w:lineRule="auto"/>
        <w:rPr>
          <w:rFonts w:asciiTheme="majorHAnsi" w:hAnsiTheme="majorHAnsi" w:cstheme="majorHAnsi"/>
          <w:sz w:val="24"/>
          <w:szCs w:val="24"/>
        </w:rPr>
      </w:pPr>
      <w:r w:rsidRPr="002C078B">
        <w:rPr>
          <w:rFonts w:asciiTheme="majorHAnsi" w:hAnsiTheme="majorHAnsi" w:cstheme="majorHAnsi"/>
          <w:sz w:val="24"/>
          <w:szCs w:val="24"/>
        </w:rPr>
        <w:t xml:space="preserve">Exploration of the 333 near-optimal models within the Rashomon set revealed consistent biological signals across diverse decision structures. Features such as AZGP1, Ketoleucine, and CLEC4D recurred in over 70% of high-performing trees, indicating robust, biologically stable predictors. The </w:t>
      </w:r>
      <w:commentRangeStart w:id="6"/>
      <w:r w:rsidRPr="002C078B">
        <w:rPr>
          <w:rFonts w:asciiTheme="majorHAnsi" w:hAnsiTheme="majorHAnsi" w:cstheme="majorHAnsi"/>
          <w:sz w:val="24"/>
          <w:szCs w:val="24"/>
        </w:rPr>
        <w:t>TimberTrek</w:t>
      </w:r>
      <w:commentRangeEnd w:id="6"/>
      <w:r w:rsidR="00E84D60">
        <w:rPr>
          <w:rStyle w:val="CommentReference"/>
          <w:rFonts w:asciiTheme="majorHAnsi" w:hAnsiTheme="majorHAnsi" w:cstheme="majorHAnsi"/>
          <w:sz w:val="24"/>
          <w:szCs w:val="24"/>
        </w:rPr>
        <w:commentReference w:id="6"/>
      </w:r>
      <w:ins w:id="7" w:author="Kargarfard, Nehleh (H&amp;B, Westmead)" w:date="2025-11-25T15:40:00Z" w16du:dateUtc="2025-11-25T04:40:00Z">
        <w:r w:rsidR="00C458D0">
          <w:rPr>
            <w:rFonts w:asciiTheme="majorHAnsi" w:hAnsiTheme="majorHAnsi" w:cstheme="majorHAnsi"/>
            <w:sz w:val="24"/>
            <w:szCs w:val="24"/>
          </w:rPr>
          <w:t xml:space="preserve"> </w:t>
        </w:r>
      </w:ins>
      <w:r w:rsidR="00C458D0">
        <w:rPr>
          <w:rFonts w:asciiTheme="majorHAnsi" w:hAnsiTheme="majorHAnsi" w:cstheme="majorHAnsi"/>
          <w:sz w:val="24"/>
          <w:szCs w:val="24"/>
        </w:rPr>
        <w:fldChar w:fldCharType="begin"/>
      </w:r>
      <w:r w:rsidR="00C458D0">
        <w:rPr>
          <w:rFonts w:asciiTheme="majorHAnsi" w:hAnsiTheme="majorHAnsi" w:cstheme="majorHAnsi"/>
          <w:sz w:val="24"/>
          <w:szCs w:val="24"/>
        </w:rPr>
        <w:instrText xml:space="preserve"> ADDIN ZOTERO_ITEM CSL_CITATION {"citationID":"U2Bm8zbW","properties":{"formattedCitation":"(Wang et al., 2022)","plainCitation":"(Wang et al., 2022)","noteIndex":0},"citationItems":[{"id":56,"uris":["http://zotero.org/users/local/WyumZsvD/items/TZ8PRAL8"],"itemData":{"id":56,"type":"paper-conference","container-title":"2022 IEEE visualization and visual analytics (VIS)","page":"60–64","publisher":"IEEE","source":"Google Scholar","title":"TimberTrek: exploring and curating sparse decision trees with interactive visualization","title-short":"TimberTrek","URL":"https://ieeexplore.ieee.org/abstract/document/9973202/","author":[{"family":"Wang","given":"Zijie J."},{"family":"Zhong","given":"Chudi"},{"family":"Xin","given":"Rui"},{"family":"Takagi","given":"Takuya"},{"family":"Chen","given":"Zhi"},{"family":"Chau","given":"Duen Horng"},{"family":"Rudin","given":"Cynthia"},{"family":"Seltzer","given":"Margo"}],"accessed":{"date-parts":[["2025",11,25]]},"issued":{"date-parts":[["2022"]]}}}],"schema":"https://github.com/citation-style-language/schema/raw/master/csl-citation.json"} </w:instrText>
      </w:r>
      <w:r w:rsidR="00C458D0">
        <w:rPr>
          <w:rFonts w:asciiTheme="majorHAnsi" w:hAnsiTheme="majorHAnsi" w:cstheme="majorHAnsi"/>
          <w:sz w:val="24"/>
          <w:szCs w:val="24"/>
        </w:rPr>
        <w:fldChar w:fldCharType="separate"/>
      </w:r>
      <w:r w:rsidR="00C458D0">
        <w:rPr>
          <w:rFonts w:asciiTheme="majorHAnsi" w:hAnsiTheme="majorHAnsi" w:cstheme="majorHAnsi"/>
          <w:noProof/>
          <w:sz w:val="24"/>
          <w:szCs w:val="24"/>
        </w:rPr>
        <w:t>(Wang et al., 2022)</w:t>
      </w:r>
      <w:r w:rsidR="00C458D0">
        <w:rPr>
          <w:rFonts w:asciiTheme="majorHAnsi" w:hAnsiTheme="majorHAnsi" w:cstheme="majorHAnsi"/>
          <w:sz w:val="24"/>
          <w:szCs w:val="24"/>
        </w:rPr>
        <w:fldChar w:fldCharType="end"/>
      </w:r>
      <w:r w:rsidRPr="002C078B">
        <w:rPr>
          <w:rFonts w:asciiTheme="majorHAnsi" w:hAnsiTheme="majorHAnsi" w:cstheme="majorHAnsi"/>
          <w:sz w:val="24"/>
          <w:szCs w:val="24"/>
        </w:rPr>
        <w:t xml:space="preserve"> visualization (Figure </w:t>
      </w:r>
      <w:r w:rsidR="007E1BBB">
        <w:rPr>
          <w:rFonts w:asciiTheme="majorHAnsi" w:hAnsiTheme="majorHAnsi" w:cstheme="majorHAnsi"/>
          <w:sz w:val="24"/>
          <w:szCs w:val="24"/>
        </w:rPr>
        <w:t>3</w:t>
      </w:r>
      <w:r w:rsidRPr="002C078B">
        <w:rPr>
          <w:rFonts w:asciiTheme="majorHAnsi" w:hAnsiTheme="majorHAnsi" w:cstheme="majorHAnsi"/>
          <w:sz w:val="24"/>
          <w:szCs w:val="24"/>
        </w:rPr>
        <w:t>) shows that multiple models achieve similar accuracy using overlapping subsets of features, highlighting redundant yet meaningful biological pathways.</w:t>
      </w:r>
    </w:p>
    <w:p w14:paraId="13C9A45B" w14:textId="575992CF" w:rsidR="00741F09" w:rsidRDefault="00E12BCC" w:rsidP="00741F09">
      <w:pPr>
        <w:pStyle w:val="Heading2"/>
      </w:pPr>
      <w:r w:rsidRPr="00E12BCC">
        <w:rPr>
          <w:noProof/>
        </w:rPr>
        <w:drawing>
          <wp:inline distT="0" distB="0" distL="0" distR="0" wp14:anchorId="2261FF98" wp14:editId="7863CFED">
            <wp:extent cx="5486400" cy="3543300"/>
            <wp:effectExtent l="0" t="0" r="0" b="0"/>
            <wp:docPr id="138068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87407" name=""/>
                    <pic:cNvPicPr/>
                  </pic:nvPicPr>
                  <pic:blipFill>
                    <a:blip r:embed="rId14"/>
                    <a:stretch>
                      <a:fillRect/>
                    </a:stretch>
                  </pic:blipFill>
                  <pic:spPr>
                    <a:xfrm>
                      <a:off x="0" y="0"/>
                      <a:ext cx="5486400" cy="3543300"/>
                    </a:xfrm>
                    <a:prstGeom prst="rect">
                      <a:avLst/>
                    </a:prstGeom>
                  </pic:spPr>
                </pic:pic>
              </a:graphicData>
            </a:graphic>
          </wp:inline>
        </w:drawing>
      </w:r>
    </w:p>
    <w:p w14:paraId="75621780" w14:textId="740C1E89" w:rsidR="00741F09" w:rsidRPr="00F65C1D" w:rsidRDefault="00741F09" w:rsidP="002C078B">
      <w:pPr>
        <w:pStyle w:val="Caption"/>
        <w:rPr>
          <w:rFonts w:asciiTheme="majorHAnsi" w:hAnsiTheme="majorHAnsi" w:cstheme="majorHAnsi"/>
          <w:sz w:val="21"/>
          <w:szCs w:val="21"/>
        </w:rPr>
      </w:pPr>
      <w:r w:rsidRPr="00F65C1D">
        <w:rPr>
          <w:rFonts w:asciiTheme="majorHAnsi" w:hAnsiTheme="majorHAnsi" w:cstheme="majorHAnsi"/>
          <w:sz w:val="21"/>
          <w:szCs w:val="21"/>
        </w:rPr>
        <w:t xml:space="preserve">Figure </w:t>
      </w:r>
      <w:r w:rsidRPr="00F65C1D">
        <w:rPr>
          <w:rFonts w:asciiTheme="majorHAnsi" w:hAnsiTheme="majorHAnsi" w:cstheme="majorHAnsi"/>
          <w:sz w:val="21"/>
          <w:szCs w:val="21"/>
        </w:rPr>
        <w:fldChar w:fldCharType="begin"/>
      </w:r>
      <w:r w:rsidRPr="00F65C1D">
        <w:rPr>
          <w:rFonts w:asciiTheme="majorHAnsi" w:hAnsiTheme="majorHAnsi" w:cstheme="majorHAnsi"/>
          <w:sz w:val="21"/>
          <w:szCs w:val="21"/>
        </w:rPr>
        <w:instrText xml:space="preserve"> SEQ Figure \* ARABIC </w:instrText>
      </w:r>
      <w:r w:rsidRPr="00F65C1D">
        <w:rPr>
          <w:rFonts w:asciiTheme="majorHAnsi" w:hAnsiTheme="majorHAnsi" w:cstheme="majorHAnsi"/>
          <w:sz w:val="21"/>
          <w:szCs w:val="21"/>
        </w:rPr>
        <w:fldChar w:fldCharType="separate"/>
      </w:r>
      <w:r w:rsidR="00BD01C5">
        <w:rPr>
          <w:rFonts w:asciiTheme="majorHAnsi" w:hAnsiTheme="majorHAnsi" w:cstheme="majorHAnsi"/>
          <w:noProof/>
          <w:sz w:val="21"/>
          <w:szCs w:val="21"/>
        </w:rPr>
        <w:t>3</w:t>
      </w:r>
      <w:r w:rsidRPr="00F65C1D">
        <w:rPr>
          <w:rFonts w:asciiTheme="majorHAnsi" w:hAnsiTheme="majorHAnsi" w:cstheme="majorHAnsi"/>
          <w:sz w:val="21"/>
          <w:szCs w:val="21"/>
        </w:rPr>
        <w:fldChar w:fldCharType="end"/>
      </w:r>
      <w:r w:rsidRPr="00F65C1D">
        <w:rPr>
          <w:rFonts w:asciiTheme="majorHAnsi" w:hAnsiTheme="majorHAnsi" w:cstheme="majorHAnsi"/>
          <w:sz w:val="21"/>
          <w:szCs w:val="21"/>
        </w:rPr>
        <w:t>. Rashomon set of TreeFarm</w:t>
      </w:r>
      <w:r w:rsidR="00E6219B" w:rsidRPr="00F65C1D">
        <w:rPr>
          <w:rFonts w:asciiTheme="majorHAnsi" w:hAnsiTheme="majorHAnsi" w:cstheme="majorHAnsi"/>
          <w:sz w:val="21"/>
          <w:szCs w:val="21"/>
        </w:rPr>
        <w:t>s</w:t>
      </w:r>
      <w:r w:rsidRPr="00F65C1D">
        <w:rPr>
          <w:rFonts w:asciiTheme="majorHAnsi" w:hAnsiTheme="majorHAnsi" w:cstheme="majorHAnsi"/>
          <w:sz w:val="21"/>
          <w:szCs w:val="21"/>
        </w:rPr>
        <w:t xml:space="preserve"> models visualized with TimberTrek.  </w:t>
      </w:r>
      <w:r w:rsidRPr="00F65C1D">
        <w:rPr>
          <w:rFonts w:asciiTheme="majorHAnsi" w:hAnsiTheme="majorHAnsi" w:cstheme="majorHAnsi"/>
          <w:b w:val="0"/>
          <w:bCs w:val="0"/>
          <w:sz w:val="21"/>
          <w:szCs w:val="21"/>
        </w:rPr>
        <w:t xml:space="preserve">Each colored path shows an accurate, interpretable tree with different </w:t>
      </w:r>
      <w:r w:rsidR="00E625F3" w:rsidRPr="00F65C1D">
        <w:rPr>
          <w:rFonts w:asciiTheme="majorHAnsi" w:hAnsiTheme="majorHAnsi" w:cstheme="majorHAnsi"/>
          <w:b w:val="0"/>
          <w:bCs w:val="0"/>
          <w:sz w:val="21"/>
          <w:szCs w:val="21"/>
        </w:rPr>
        <w:t xml:space="preserve">molecular </w:t>
      </w:r>
      <w:r w:rsidRPr="00F65C1D">
        <w:rPr>
          <w:rFonts w:asciiTheme="majorHAnsi" w:hAnsiTheme="majorHAnsi" w:cstheme="majorHAnsi"/>
          <w:b w:val="0"/>
          <w:bCs w:val="0"/>
          <w:sz w:val="21"/>
          <w:szCs w:val="21"/>
        </w:rPr>
        <w:t>rules—highlighting multiple solutions for classification.</w:t>
      </w:r>
    </w:p>
    <w:p w14:paraId="2FB11544" w14:textId="4103C81D" w:rsidR="00741F09" w:rsidRDefault="000B1D9F" w:rsidP="00946854">
      <w:pPr>
        <w:spacing w:after="0" w:line="360" w:lineRule="auto"/>
        <w:rPr>
          <w:rFonts w:asciiTheme="majorHAnsi" w:hAnsiTheme="majorHAnsi" w:cstheme="majorHAnsi"/>
          <w:sz w:val="24"/>
          <w:szCs w:val="24"/>
        </w:rPr>
      </w:pPr>
      <w:r w:rsidRPr="002C078B">
        <w:rPr>
          <w:rFonts w:asciiTheme="majorHAnsi" w:hAnsiTheme="majorHAnsi" w:cstheme="majorHAnsi"/>
          <w:sz w:val="24"/>
          <w:szCs w:val="24"/>
        </w:rPr>
        <w:lastRenderedPageBreak/>
        <w:t xml:space="preserve">Table 1 </w:t>
      </w:r>
      <w:r w:rsidR="007711FE" w:rsidRPr="002C078B">
        <w:rPr>
          <w:rFonts w:asciiTheme="majorHAnsi" w:hAnsiTheme="majorHAnsi" w:cstheme="majorHAnsi"/>
          <w:sz w:val="24"/>
          <w:szCs w:val="24"/>
        </w:rPr>
        <w:t>summarizes</w:t>
      </w:r>
      <w:r w:rsidRPr="002C078B">
        <w:rPr>
          <w:rFonts w:asciiTheme="majorHAnsi" w:hAnsiTheme="majorHAnsi" w:cstheme="majorHAnsi"/>
          <w:sz w:val="24"/>
          <w:szCs w:val="24"/>
        </w:rPr>
        <w:t xml:space="preserve"> the most recurrent features, linking them to immune modulation, metabolic adaptation, and cytokine regulation—key processes identified in</w:t>
      </w:r>
      <w:r w:rsidR="00A266C9">
        <w:rPr>
          <w:rFonts w:asciiTheme="majorHAnsi" w:hAnsiTheme="majorHAnsi" w:cstheme="majorHAnsi"/>
          <w:sz w:val="24"/>
          <w:szCs w:val="24"/>
        </w:rPr>
        <w:t xml:space="preserve"> </w:t>
      </w:r>
      <w:r w:rsidR="00A266C9">
        <w:rPr>
          <w:rFonts w:asciiTheme="majorHAnsi" w:hAnsiTheme="majorHAnsi" w:cstheme="majorHAnsi"/>
          <w:sz w:val="24"/>
          <w:szCs w:val="24"/>
        </w:rPr>
        <w:fldChar w:fldCharType="begin"/>
      </w:r>
      <w:r w:rsidR="00A266C9">
        <w:rPr>
          <w:rFonts w:asciiTheme="majorHAnsi" w:hAnsiTheme="majorHAnsi" w:cstheme="majorHAnsi"/>
          <w:sz w:val="24"/>
          <w:szCs w:val="24"/>
        </w:rPr>
        <w:instrText xml:space="preserve"> ADDIN ZOTERO_ITEM CSL_CITATION {"citationID":"Pdw6og2i","properties":{"formattedCitation":"(Lee et al., n.d.)","plainCitation":"(Lee et al., n.d.)","noteIndex":0},"citationItems":[{"id":34,"uris":["http://zotero.org/users/local/WyumZsvD/items/HWUPU9CD"],"itemData":{"id":34,"type":"article-journal","abstract":"The COVID-19 pandemic prompted one of the most rapid vaccination efforts to mitigate the health and socio-economic burden across the globe. The challenge remains in maintaining vaccine efficacy due to the rapid evolution of key mutation sites in recent variants and future. Access to multi-omics data analysis and machine learning (ML) approaches has greatly enhanced our ability to evaluate biomarkers associated with diagnosis, prognosis, drug discovery, and therapeutics. In this study, random forest was used to identify potential biomarkers indicative of vaccination and successful neutralising antibodies in ferrets vaccinated with two DNA vaccines derived from the Wuhan-Hu-1 and SynCon spike sequences. Several important transcriptomic and putative metabolite biomarkers associated with reducing hyper-inflammation and maintaining cell homeostasis were identified. Additionally, causal analysis found several enriched gene sets relating to cell function and regulation. Processes promoting the reduction of cytokines and inflammation appear to be the main response to vaccination with the potential to prevent severe COVID-19. Here, ML and causal insights are shown to be beneficial in assessing vaccine effectiveness and their mechanisms of action based on the multi-omics profile of vaccinated ferrets.","title":"Multi-omics signatures indicative of status and effectiveness of vaccination against SARS-CoV-2 in ferrets","author":[{"family":"Lee","given":"Carol"},{"family":"Dunne","given":"Robert"},{"family":"Beale","given":"David J"},{"family":"Nguyen","given":"Thao V"},{"family":"Singanallur","given":"Nagendrakumar B"},{"family":"Vuren","given":"Petrus Jansen","dropping-particle":"van"},{"family":"Liu","given":"Jian-Wei"},{"family":"Rowarth","given":"Serrin"},{"family":"Robertson","given":"Kylie"},{"family":"Miranda-Hernandez","given":"Socorro"},{"family":"Horwood","given":"Paul"},{"family":"Bruce","given":"Matthew P"},{"family":"Blasdell","given":"Kim R."},{"family":"Tachedjian","given":"Mary"},{"family":"Boomer","given":"Andrew C."},{"family":"Palombo","given":"Enzo A."},{"family":"Smith","given":"Trevor R. F."},{"family":"Broderick","given":"Kate E."},{"family":"Au","given":"Gough G."},{"family":"Wilson","given":"Laurence"},{"family":"McAuley","given":"Alexander J."}]}}],"schema":"https://github.com/citation-style-language/schema/raw/master/csl-citation.json"} </w:instrText>
      </w:r>
      <w:r w:rsidR="00A266C9">
        <w:rPr>
          <w:rFonts w:asciiTheme="majorHAnsi" w:hAnsiTheme="majorHAnsi" w:cstheme="majorHAnsi"/>
          <w:sz w:val="24"/>
          <w:szCs w:val="24"/>
        </w:rPr>
        <w:fldChar w:fldCharType="separate"/>
      </w:r>
      <w:r w:rsidR="00A266C9">
        <w:rPr>
          <w:rFonts w:asciiTheme="majorHAnsi" w:hAnsiTheme="majorHAnsi" w:cstheme="majorHAnsi"/>
          <w:noProof/>
          <w:sz w:val="24"/>
          <w:szCs w:val="24"/>
        </w:rPr>
        <w:t>(Lee et al., n.d.)</w:t>
      </w:r>
      <w:r w:rsidR="00A266C9">
        <w:rPr>
          <w:rFonts w:asciiTheme="majorHAnsi" w:hAnsiTheme="majorHAnsi" w:cstheme="majorHAnsi"/>
          <w:sz w:val="24"/>
          <w:szCs w:val="24"/>
        </w:rPr>
        <w:fldChar w:fldCharType="end"/>
      </w:r>
      <w:r w:rsidRPr="002C078B">
        <w:rPr>
          <w:rFonts w:asciiTheme="majorHAnsi" w:hAnsiTheme="majorHAnsi" w:cstheme="majorHAnsi"/>
          <w:sz w:val="24"/>
          <w:szCs w:val="24"/>
        </w:rPr>
        <w:t>. This overlap reinforces the validity of interpretable models for capturing essential biological signals while remaining fully explainable.</w:t>
      </w:r>
    </w:p>
    <w:p w14:paraId="47A65D0D" w14:textId="0907EBFB" w:rsidR="00114932" w:rsidRPr="00741F09" w:rsidRDefault="00114932" w:rsidP="002C078B">
      <w:pPr>
        <w:pStyle w:val="Caption"/>
        <w:keepNext/>
      </w:pPr>
      <w:r w:rsidRPr="00741F09">
        <w:t xml:space="preserve">Table </w:t>
      </w:r>
      <w:r>
        <w:fldChar w:fldCharType="begin"/>
      </w:r>
      <w:r>
        <w:instrText>SEQ Table \* ARABIC</w:instrText>
      </w:r>
      <w:r>
        <w:fldChar w:fldCharType="separate"/>
      </w:r>
      <w:r w:rsidR="00D71BDB">
        <w:rPr>
          <w:noProof/>
        </w:rPr>
        <w:t>1</w:t>
      </w:r>
      <w:r>
        <w:fldChar w:fldCharType="end"/>
      </w:r>
      <w:r w:rsidR="00771BFE" w:rsidRPr="00741F09">
        <w:t xml:space="preserve">. </w:t>
      </w:r>
      <w:r w:rsidR="0087329B" w:rsidRPr="00F65C1D">
        <w:rPr>
          <w:rFonts w:asciiTheme="majorHAnsi" w:hAnsiTheme="majorHAnsi" w:cstheme="majorHAnsi"/>
          <w:sz w:val="21"/>
          <w:szCs w:val="21"/>
        </w:rPr>
        <w:t xml:space="preserve">Stable molecular features repeatedly selected across Rashomon models. </w:t>
      </w:r>
      <w:r w:rsidR="0087329B" w:rsidRPr="00F65C1D">
        <w:rPr>
          <w:rFonts w:asciiTheme="majorHAnsi" w:hAnsiTheme="majorHAnsi" w:cstheme="majorHAnsi"/>
          <w:b w:val="0"/>
          <w:bCs w:val="0"/>
          <w:sz w:val="21"/>
          <w:szCs w:val="21"/>
        </w:rPr>
        <w:t>Recurrence reflects percentage of high-performing trees in which each feature appears; functional annotations derived from literature (Hassan et al., 2021; Li et al., 2022; etc.).</w:t>
      </w:r>
    </w:p>
    <w:tbl>
      <w:tblPr>
        <w:tblStyle w:val="TableGrid"/>
        <w:tblW w:w="0" w:type="auto"/>
        <w:tblLook w:val="04A0" w:firstRow="1" w:lastRow="0" w:firstColumn="1" w:lastColumn="0" w:noHBand="0" w:noVBand="1"/>
      </w:tblPr>
      <w:tblGrid>
        <w:gridCol w:w="1411"/>
        <w:gridCol w:w="1491"/>
        <w:gridCol w:w="1711"/>
        <w:gridCol w:w="4017"/>
      </w:tblGrid>
      <w:tr w:rsidR="001B691A" w:rsidRPr="00114932" w14:paraId="155AE4A8" w14:textId="77777777" w:rsidTr="002C078B">
        <w:tc>
          <w:tcPr>
            <w:tcW w:w="0" w:type="auto"/>
            <w:hideMark/>
          </w:tcPr>
          <w:p w14:paraId="51B151DA" w14:textId="77777777" w:rsidR="00114932" w:rsidRPr="002C078B" w:rsidRDefault="00114932" w:rsidP="00114932">
            <w:pPr>
              <w:jc w:val="center"/>
              <w:rPr>
                <w:rFonts w:asciiTheme="majorHAnsi" w:eastAsia="Times New Roman" w:hAnsiTheme="majorHAnsi" w:cstheme="majorHAnsi"/>
                <w:b/>
                <w:bCs/>
              </w:rPr>
            </w:pPr>
            <w:bookmarkStart w:id="8" w:name="_Hlk212551945"/>
            <w:r w:rsidRPr="002C078B">
              <w:rPr>
                <w:rFonts w:asciiTheme="majorHAnsi" w:eastAsia="Times New Roman" w:hAnsiTheme="majorHAnsi" w:cstheme="majorHAnsi"/>
                <w:b/>
                <w:bCs/>
              </w:rPr>
              <w:t>Feature ID / Name</w:t>
            </w:r>
          </w:p>
        </w:tc>
        <w:tc>
          <w:tcPr>
            <w:tcW w:w="0" w:type="auto"/>
            <w:hideMark/>
          </w:tcPr>
          <w:p w14:paraId="1A9DEEAA" w14:textId="77777777" w:rsidR="00114932" w:rsidRPr="002C078B" w:rsidRDefault="00114932" w:rsidP="00114932">
            <w:pPr>
              <w:jc w:val="center"/>
              <w:rPr>
                <w:rFonts w:asciiTheme="majorHAnsi" w:eastAsia="Times New Roman" w:hAnsiTheme="majorHAnsi" w:cstheme="majorHAnsi"/>
                <w:b/>
                <w:bCs/>
              </w:rPr>
            </w:pPr>
            <w:r w:rsidRPr="002C078B">
              <w:rPr>
                <w:rFonts w:asciiTheme="majorHAnsi" w:eastAsia="Times New Roman" w:hAnsiTheme="majorHAnsi" w:cstheme="majorHAnsi"/>
                <w:b/>
                <w:bCs/>
              </w:rPr>
              <w:t>Omics type</w:t>
            </w:r>
          </w:p>
        </w:tc>
        <w:tc>
          <w:tcPr>
            <w:tcW w:w="0" w:type="auto"/>
            <w:hideMark/>
          </w:tcPr>
          <w:p w14:paraId="37D9BAC3" w14:textId="77777777" w:rsidR="00114932" w:rsidRPr="002C078B" w:rsidRDefault="00114932" w:rsidP="00114932">
            <w:pPr>
              <w:jc w:val="center"/>
              <w:rPr>
                <w:rFonts w:asciiTheme="majorHAnsi" w:eastAsia="Times New Roman" w:hAnsiTheme="majorHAnsi" w:cstheme="majorHAnsi"/>
                <w:b/>
                <w:bCs/>
              </w:rPr>
            </w:pPr>
            <w:r w:rsidRPr="002C078B">
              <w:rPr>
                <w:rFonts w:asciiTheme="majorHAnsi" w:eastAsia="Times New Roman" w:hAnsiTheme="majorHAnsi" w:cstheme="majorHAnsi"/>
                <w:b/>
                <w:bCs/>
              </w:rPr>
              <w:t>Recurrence (%) across models</w:t>
            </w:r>
          </w:p>
        </w:tc>
        <w:tc>
          <w:tcPr>
            <w:tcW w:w="0" w:type="auto"/>
            <w:hideMark/>
          </w:tcPr>
          <w:p w14:paraId="36DE9DDC" w14:textId="77777777" w:rsidR="00114932" w:rsidRPr="002C078B" w:rsidRDefault="00114932" w:rsidP="00114932">
            <w:pPr>
              <w:jc w:val="center"/>
              <w:rPr>
                <w:rFonts w:asciiTheme="majorHAnsi" w:eastAsia="Times New Roman" w:hAnsiTheme="majorHAnsi" w:cstheme="majorHAnsi"/>
                <w:b/>
                <w:bCs/>
              </w:rPr>
            </w:pPr>
            <w:r w:rsidRPr="002C078B">
              <w:rPr>
                <w:rFonts w:asciiTheme="majorHAnsi" w:eastAsia="Times New Roman" w:hAnsiTheme="majorHAnsi" w:cstheme="majorHAnsi"/>
                <w:b/>
                <w:bCs/>
              </w:rPr>
              <w:t>Functional note</w:t>
            </w:r>
          </w:p>
        </w:tc>
      </w:tr>
      <w:tr w:rsidR="001B691A" w:rsidRPr="00114932" w14:paraId="63642F2E" w14:textId="77777777" w:rsidTr="002C078B">
        <w:tc>
          <w:tcPr>
            <w:tcW w:w="0" w:type="auto"/>
            <w:hideMark/>
          </w:tcPr>
          <w:p w14:paraId="5B02AB70" w14:textId="57D8C152" w:rsidR="00114932" w:rsidRPr="002C078B" w:rsidRDefault="00114932" w:rsidP="00114932">
            <w:pPr>
              <w:rPr>
                <w:rFonts w:asciiTheme="majorHAnsi" w:eastAsia="Times New Roman" w:hAnsiTheme="majorHAnsi" w:cstheme="majorHAnsi"/>
                <w:sz w:val="21"/>
                <w:szCs w:val="21"/>
                <w:lang w:bidi="fa-IR"/>
              </w:rPr>
            </w:pPr>
            <w:r w:rsidRPr="002C078B">
              <w:rPr>
                <w:rFonts w:asciiTheme="majorHAnsi" w:eastAsia="Times New Roman" w:hAnsiTheme="majorHAnsi" w:cstheme="majorHAnsi"/>
                <w:sz w:val="21"/>
                <w:szCs w:val="21"/>
              </w:rPr>
              <w:t xml:space="preserve"> AZGP1</w:t>
            </w:r>
          </w:p>
        </w:tc>
        <w:tc>
          <w:tcPr>
            <w:tcW w:w="0" w:type="auto"/>
            <w:hideMark/>
          </w:tcPr>
          <w:p w14:paraId="1077E08D"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Transcriptomic</w:t>
            </w:r>
          </w:p>
        </w:tc>
        <w:tc>
          <w:tcPr>
            <w:tcW w:w="0" w:type="auto"/>
            <w:hideMark/>
          </w:tcPr>
          <w:p w14:paraId="61EE342C"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89</w:t>
            </w:r>
          </w:p>
        </w:tc>
        <w:tc>
          <w:tcPr>
            <w:tcW w:w="0" w:type="auto"/>
            <w:hideMark/>
          </w:tcPr>
          <w:p w14:paraId="0A54699C" w14:textId="43F9F18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Zinc-binding glycoprotein; linked to immune modulation</w:t>
            </w:r>
            <w:r w:rsidR="00817B1C">
              <w:rPr>
                <w:rFonts w:asciiTheme="majorHAnsi" w:eastAsia="Times New Roman" w:hAnsiTheme="majorHAnsi" w:cstheme="majorHAnsi"/>
                <w:sz w:val="21"/>
                <w:szCs w:val="21"/>
              </w:rPr>
              <w:fldChar w:fldCharType="begin"/>
            </w:r>
            <w:r w:rsidR="00817B1C">
              <w:rPr>
                <w:rFonts w:asciiTheme="majorHAnsi" w:eastAsia="Times New Roman" w:hAnsiTheme="majorHAnsi" w:cstheme="majorHAnsi"/>
                <w:sz w:val="21"/>
                <w:szCs w:val="21"/>
              </w:rPr>
              <w:instrText xml:space="preserve"> ADDIN ZOTERO_ITEM CSL_CITATION {"citationID":"A9Ai6gl0","properties":{"formattedCitation":"(Hassan et al., 2008)","plainCitation":"(Hassan et al., 2008)","noteIndex":0},"citationItems":[{"id":52,"uris":["http://zotero.org/users/local/WyumZsvD/items/GUVYK5KM"],"itemData":{"id":52,"type":"article-journal","container-title":"Molecular Cancer Research","issue":"6","note":"publisher: American Association for Cancer Research","page":"892–906","source":"Google Scholar","title":"Zinc α2-glycoprotein: a multidisciplinary protein","title-short":"Zinc α2-glycoprotein","volume":"6","author":[{"family":"Hassan","given":"Md Imtaiyaz"},{"family":"Waheed","given":"Abdul"},{"family":"Yadav","given":"Savita"},{"family":"Singh","given":"Tej P."},{"family":"Ahmad","given":"Faizan"}],"issued":{"date-parts":[["2008"]]}}}],"schema":"https://github.com/citation-style-language/schema/raw/master/csl-citation.json"} </w:instrText>
            </w:r>
            <w:r w:rsidR="00817B1C">
              <w:rPr>
                <w:rFonts w:asciiTheme="majorHAnsi" w:eastAsia="Times New Roman" w:hAnsiTheme="majorHAnsi" w:cstheme="majorHAnsi"/>
                <w:sz w:val="21"/>
                <w:szCs w:val="21"/>
              </w:rPr>
              <w:fldChar w:fldCharType="separate"/>
            </w:r>
            <w:r w:rsidR="00817B1C">
              <w:rPr>
                <w:rFonts w:asciiTheme="majorHAnsi" w:eastAsia="Times New Roman" w:hAnsiTheme="majorHAnsi" w:cstheme="majorHAnsi"/>
                <w:noProof/>
                <w:sz w:val="21"/>
                <w:szCs w:val="21"/>
              </w:rPr>
              <w:t>(Hassan et al., 2008)</w:t>
            </w:r>
            <w:r w:rsidR="00817B1C">
              <w:rPr>
                <w:rFonts w:asciiTheme="majorHAnsi" w:eastAsia="Times New Roman" w:hAnsiTheme="majorHAnsi" w:cstheme="majorHAnsi"/>
                <w:sz w:val="21"/>
                <w:szCs w:val="21"/>
              </w:rPr>
              <w:fldChar w:fldCharType="end"/>
            </w:r>
          </w:p>
        </w:tc>
      </w:tr>
      <w:tr w:rsidR="001B691A" w:rsidRPr="00114932" w14:paraId="5BD2E27F" w14:textId="77777777" w:rsidTr="002C078B">
        <w:tc>
          <w:tcPr>
            <w:tcW w:w="0" w:type="auto"/>
            <w:hideMark/>
          </w:tcPr>
          <w:p w14:paraId="1572E9AE"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Ketoleucine</w:t>
            </w:r>
          </w:p>
        </w:tc>
        <w:tc>
          <w:tcPr>
            <w:tcW w:w="0" w:type="auto"/>
            <w:hideMark/>
          </w:tcPr>
          <w:p w14:paraId="747B7640"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Metabolomic</w:t>
            </w:r>
          </w:p>
        </w:tc>
        <w:tc>
          <w:tcPr>
            <w:tcW w:w="0" w:type="auto"/>
            <w:hideMark/>
          </w:tcPr>
          <w:p w14:paraId="3F745E60"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82</w:t>
            </w:r>
          </w:p>
        </w:tc>
        <w:tc>
          <w:tcPr>
            <w:tcW w:w="0" w:type="auto"/>
            <w:hideMark/>
          </w:tcPr>
          <w:p w14:paraId="6E555CB8" w14:textId="4ED0B78E"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Branched-chain amino-acid derivative; metabolic marker of inflammation</w:t>
            </w:r>
            <w:r w:rsidR="00DB148F">
              <w:rPr>
                <w:rFonts w:asciiTheme="majorHAnsi" w:eastAsia="Times New Roman" w:hAnsiTheme="majorHAnsi" w:cstheme="majorHAnsi"/>
                <w:sz w:val="21"/>
                <w:szCs w:val="21"/>
              </w:rPr>
              <w:fldChar w:fldCharType="begin"/>
            </w:r>
            <w:r w:rsidR="00DB148F">
              <w:rPr>
                <w:rFonts w:asciiTheme="majorHAnsi" w:eastAsia="Times New Roman" w:hAnsiTheme="majorHAnsi" w:cstheme="majorHAnsi"/>
                <w:sz w:val="21"/>
                <w:szCs w:val="21"/>
              </w:rPr>
              <w:instrText xml:space="preserve"> ADDIN ZOTERO_ITEM CSL_CITATION {"citationID":"sW5a9Plq","properties":{"formattedCitation":"(Hole\\uc0\\u269{}ek, 2018)","plainCitation":"(Holeček, 2018)","noteIndex":0},"citationItems":[{"id":50,"uris":["http://zotero.org/users/local/WyumZsvD/items/CSWKCLLQ"],"itemData":{"id":50,"type":"article-journal","container-title":"Nutrition &amp; Metabolism","DOI":"10.1186/s12986-018-0271-1","ISSN":"1743-7075","issue":"1","journalAbbreviation":"Nutr Metab (Lond)","language":"en","page":"33","source":"DOI.org (Crossref)","title":"Branched-chain amino acids in health and disease: metabolism, alterations in blood plasma, and as supplements","title-short":"Branched-chain amino acids in health and disease","volume":"15","author":[{"family":"Holeček","given":"Milan"}],"issued":{"date-parts":[["2018",12]]}}}],"schema":"https://github.com/citation-style-language/schema/raw/master/csl-citation.json"} </w:instrText>
            </w:r>
            <w:r w:rsidR="00DB148F">
              <w:rPr>
                <w:rFonts w:asciiTheme="majorHAnsi" w:eastAsia="Times New Roman" w:hAnsiTheme="majorHAnsi" w:cstheme="majorHAnsi"/>
                <w:sz w:val="21"/>
                <w:szCs w:val="21"/>
              </w:rPr>
              <w:fldChar w:fldCharType="separate"/>
            </w:r>
            <w:r w:rsidR="00DB148F" w:rsidRPr="00DB148F">
              <w:rPr>
                <w:rFonts w:ascii="Calibri" w:hAnsiTheme="majorHAnsi" w:cs="Calibri"/>
                <w:sz w:val="21"/>
                <w:szCs w:val="24"/>
              </w:rPr>
              <w:t>(Holeček, 2018)</w:t>
            </w:r>
            <w:r w:rsidR="00DB148F">
              <w:rPr>
                <w:rFonts w:asciiTheme="majorHAnsi" w:eastAsia="Times New Roman" w:hAnsiTheme="majorHAnsi" w:cstheme="majorHAnsi"/>
                <w:sz w:val="21"/>
                <w:szCs w:val="21"/>
              </w:rPr>
              <w:fldChar w:fldCharType="end"/>
            </w:r>
          </w:p>
        </w:tc>
      </w:tr>
      <w:tr w:rsidR="001B691A" w:rsidRPr="00114932" w14:paraId="78F54FC2" w14:textId="77777777" w:rsidTr="002C078B">
        <w:tc>
          <w:tcPr>
            <w:tcW w:w="0" w:type="auto"/>
            <w:hideMark/>
          </w:tcPr>
          <w:p w14:paraId="4448124E"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CLEC4D</w:t>
            </w:r>
          </w:p>
        </w:tc>
        <w:tc>
          <w:tcPr>
            <w:tcW w:w="0" w:type="auto"/>
            <w:hideMark/>
          </w:tcPr>
          <w:p w14:paraId="1BF310F5"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Transcriptomic</w:t>
            </w:r>
          </w:p>
        </w:tc>
        <w:tc>
          <w:tcPr>
            <w:tcW w:w="0" w:type="auto"/>
            <w:hideMark/>
          </w:tcPr>
          <w:p w14:paraId="56DE3994"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77</w:t>
            </w:r>
          </w:p>
        </w:tc>
        <w:tc>
          <w:tcPr>
            <w:tcW w:w="0" w:type="auto"/>
            <w:hideMark/>
          </w:tcPr>
          <w:p w14:paraId="2653D3E9" w14:textId="0921B150"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C-type lectin receptor involved in pathogen recognition</w:t>
            </w:r>
            <w:r w:rsidR="00FF306E">
              <w:rPr>
                <w:rFonts w:asciiTheme="majorHAnsi" w:eastAsia="Times New Roman" w:hAnsiTheme="majorHAnsi" w:cstheme="majorHAnsi"/>
                <w:sz w:val="21"/>
                <w:szCs w:val="21"/>
              </w:rPr>
              <w:t xml:space="preserve"> </w:t>
            </w:r>
            <w:r w:rsidR="00FF306E">
              <w:rPr>
                <w:rFonts w:asciiTheme="majorHAnsi" w:eastAsia="Times New Roman" w:hAnsiTheme="majorHAnsi" w:cstheme="majorHAnsi"/>
                <w:sz w:val="21"/>
                <w:szCs w:val="21"/>
              </w:rPr>
              <w:fldChar w:fldCharType="begin"/>
            </w:r>
            <w:r w:rsidR="001135E8">
              <w:rPr>
                <w:rFonts w:asciiTheme="majorHAnsi" w:eastAsia="Times New Roman" w:hAnsiTheme="majorHAnsi" w:cstheme="majorHAnsi"/>
                <w:sz w:val="21"/>
                <w:szCs w:val="21"/>
              </w:rPr>
              <w:instrText xml:space="preserve"> ADDIN ZOTERO_ITEM CSL_CITATION {"citationID":"jiYuq651","properties":{"formattedCitation":"(Cummings et al., 2022; Simpson et al., 2023)","plainCitation":"(Cummings et al., 2022; Simpson et al., 2023)","noteIndex":0},"citationItems":[{"id":38,"uris":["http://zotero.org/users/local/WyumZsvD/items/5LZYNBHI"],"itemData":{"id":38,"type":"article-journal","container-title":"Essentials of Glycobiology [Internet]","source":"Google Scholar","title":"C-Type Lectins","URL":"https://pubmed.ncbi.nlm.nih.gov/35536935/","author":[{"family":"Cummings","given":"Richard D."},{"family":"Chiffoleau","given":"Elise"},{"family":"Kooyk","given":"Yvette","non-dropping-particle":"van"},{"family":"McEver","given":"Rodger P."}],"accessed":{"date-parts":[["2025",10,28]]},"issued":{"date-parts":[["2022"]]}}},{"id":35,"uris":["http://zotero.org/users/local/WyumZsvD/items/V49E47T3"],"itemData":{"id":35,"type":"article-journal","container-title":"Nano Letters","DOI":"10.1021/acs.nanolett.2c04931","ISSN":"1530-6984, 1530-6992","issue":"4","journalAbbreviation":"Nano Lett.","language":"en","license":"https://creativecommons.org/licenses/by-nc-nd/4.0/","page":"1496-1504","source":"DOI.org (Crossref)","title":"Single-Molecule Analysis of SARS-CoV-2 Binding to C-Type Lectin Receptors","volume":"23","author":[{"family":"Simpson","given":"Joshua D."},{"family":"Ray","given":"Ankita"},{"family":"Marcon","given":"Claire"},{"family":"Dos Santos Natividade","given":"Rita"},{"family":"Dorrazehi","given":"Gol Mohammad"},{"family":"Durlet","given":"Kimberly"},{"family":"Koehler","given":"Melanie"},{"family":"Alsteens","given":"David"}],"issued":{"date-parts":[["2023",2,22]]}}}],"schema":"https://github.com/citation-style-language/schema/raw/master/csl-citation.json"} </w:instrText>
            </w:r>
            <w:r w:rsidR="00FF306E">
              <w:rPr>
                <w:rFonts w:asciiTheme="majorHAnsi" w:eastAsia="Times New Roman" w:hAnsiTheme="majorHAnsi" w:cstheme="majorHAnsi"/>
                <w:sz w:val="21"/>
                <w:szCs w:val="21"/>
              </w:rPr>
              <w:fldChar w:fldCharType="separate"/>
            </w:r>
            <w:r w:rsidR="001135E8">
              <w:rPr>
                <w:rFonts w:asciiTheme="majorHAnsi" w:eastAsia="Times New Roman" w:hAnsiTheme="majorHAnsi" w:cstheme="majorHAnsi"/>
                <w:noProof/>
                <w:sz w:val="21"/>
                <w:szCs w:val="21"/>
              </w:rPr>
              <w:t>(Cummings et al., 2022; Simpson et al., 2023)</w:t>
            </w:r>
            <w:r w:rsidR="00FF306E">
              <w:rPr>
                <w:rFonts w:asciiTheme="majorHAnsi" w:eastAsia="Times New Roman" w:hAnsiTheme="majorHAnsi" w:cstheme="majorHAnsi"/>
                <w:sz w:val="21"/>
                <w:szCs w:val="21"/>
              </w:rPr>
              <w:fldChar w:fldCharType="end"/>
            </w:r>
            <w:r w:rsidR="009659D3">
              <w:rPr>
                <w:rFonts w:asciiTheme="majorHAnsi" w:eastAsia="Times New Roman" w:hAnsiTheme="majorHAnsi" w:cstheme="majorHAnsi"/>
                <w:sz w:val="21"/>
                <w:szCs w:val="21"/>
              </w:rPr>
              <w:fldChar w:fldCharType="begin"/>
            </w:r>
            <w:r w:rsidR="009659D3">
              <w:rPr>
                <w:rFonts w:asciiTheme="majorHAnsi" w:eastAsia="Times New Roman" w:hAnsiTheme="majorHAnsi" w:cstheme="majorHAnsi"/>
                <w:sz w:val="21"/>
                <w:szCs w:val="21"/>
              </w:rPr>
              <w:instrText xml:space="preserve"> PRINTDATE  \* MERGEFORMAT </w:instrText>
            </w:r>
            <w:r w:rsidR="009659D3">
              <w:rPr>
                <w:rFonts w:asciiTheme="majorHAnsi" w:eastAsia="Times New Roman" w:hAnsiTheme="majorHAnsi" w:cstheme="majorHAnsi"/>
                <w:sz w:val="21"/>
                <w:szCs w:val="21"/>
              </w:rPr>
              <w:fldChar w:fldCharType="separate"/>
            </w:r>
            <w:r w:rsidR="009659D3">
              <w:rPr>
                <w:rFonts w:asciiTheme="majorHAnsi" w:eastAsia="Times New Roman" w:hAnsiTheme="majorHAnsi" w:cstheme="majorHAnsi"/>
                <w:sz w:val="21"/>
                <w:szCs w:val="21"/>
              </w:rPr>
              <w:fldChar w:fldCharType="end"/>
            </w:r>
          </w:p>
        </w:tc>
      </w:tr>
      <w:tr w:rsidR="001B691A" w:rsidRPr="00114932" w14:paraId="68413D4F" w14:textId="77777777" w:rsidTr="002C078B">
        <w:tc>
          <w:tcPr>
            <w:tcW w:w="0" w:type="auto"/>
            <w:hideMark/>
          </w:tcPr>
          <w:p w14:paraId="7601B591"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L-Alanine</w:t>
            </w:r>
          </w:p>
        </w:tc>
        <w:tc>
          <w:tcPr>
            <w:tcW w:w="0" w:type="auto"/>
            <w:hideMark/>
          </w:tcPr>
          <w:p w14:paraId="3A9F71B0"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Metabolomic</w:t>
            </w:r>
          </w:p>
        </w:tc>
        <w:tc>
          <w:tcPr>
            <w:tcW w:w="0" w:type="auto"/>
            <w:hideMark/>
          </w:tcPr>
          <w:p w14:paraId="11D94A14"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74</w:t>
            </w:r>
          </w:p>
        </w:tc>
        <w:tc>
          <w:tcPr>
            <w:tcW w:w="0" w:type="auto"/>
            <w:hideMark/>
          </w:tcPr>
          <w:p w14:paraId="57FB8C46" w14:textId="502C83C2"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Energy metabolism and tissue repair</w:t>
            </w:r>
            <w:r w:rsidR="00497E1A">
              <w:rPr>
                <w:rFonts w:asciiTheme="majorHAnsi" w:eastAsia="Times New Roman" w:hAnsiTheme="majorHAnsi" w:cstheme="majorHAnsi"/>
                <w:sz w:val="21"/>
                <w:szCs w:val="21"/>
              </w:rPr>
              <w:fldChar w:fldCharType="begin"/>
            </w:r>
            <w:r w:rsidR="00497E1A">
              <w:rPr>
                <w:rFonts w:asciiTheme="majorHAnsi" w:eastAsia="Times New Roman" w:hAnsiTheme="majorHAnsi" w:cstheme="majorHAnsi"/>
                <w:sz w:val="21"/>
                <w:szCs w:val="21"/>
              </w:rPr>
              <w:instrText xml:space="preserve"> ADDIN ZOTERO_ITEM CSL_CITATION {"citationID":"egH4u2U8","properties":{"formattedCitation":"(Hole\\uc0\\u269{}ek, 2024)","plainCitation":"(Holeček, 2024)","noteIndex":0},"citationItems":[{"id":54,"uris":["http://zotero.org/users/local/WyumZsvD/items/26NMCAE7"],"itemData":{"id":54,"type":"article-journal","container-title":"International Journal of Molecular Sciences","issue":"13","note":"publisher: MDPI","page":"7037","source":"Google Scholar","title":"Origin and roles of alanine and glutamine in gluconeogenesis in the liver, kidneys, and small intestine under physiological and pathological conditions","volume":"25","author":[{"family":"Holeček","given":"Milan"}],"issued":{"date-parts":[["2024"]]}}}],"schema":"https://github.com/citation-style-language/schema/raw/master/csl-citation.json"} </w:instrText>
            </w:r>
            <w:r w:rsidR="00497E1A">
              <w:rPr>
                <w:rFonts w:asciiTheme="majorHAnsi" w:eastAsia="Times New Roman" w:hAnsiTheme="majorHAnsi" w:cstheme="majorHAnsi"/>
                <w:sz w:val="21"/>
                <w:szCs w:val="21"/>
              </w:rPr>
              <w:fldChar w:fldCharType="separate"/>
            </w:r>
            <w:r w:rsidR="00497E1A" w:rsidRPr="00497E1A">
              <w:rPr>
                <w:rFonts w:ascii="Calibri" w:hAnsiTheme="majorHAnsi" w:cs="Calibri"/>
                <w:sz w:val="21"/>
                <w:szCs w:val="24"/>
              </w:rPr>
              <w:t>(Holeček, 2024)</w:t>
            </w:r>
            <w:r w:rsidR="00497E1A">
              <w:rPr>
                <w:rFonts w:asciiTheme="majorHAnsi" w:eastAsia="Times New Roman" w:hAnsiTheme="majorHAnsi" w:cstheme="majorHAnsi"/>
                <w:sz w:val="21"/>
                <w:szCs w:val="21"/>
              </w:rPr>
              <w:fldChar w:fldCharType="end"/>
            </w:r>
          </w:p>
        </w:tc>
      </w:tr>
      <w:tr w:rsidR="001B691A" w:rsidRPr="00114932" w14:paraId="06CC1D5A" w14:textId="77777777" w:rsidTr="002C078B">
        <w:tc>
          <w:tcPr>
            <w:tcW w:w="0" w:type="auto"/>
            <w:hideMark/>
          </w:tcPr>
          <w:p w14:paraId="29D9DE69"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VCAN</w:t>
            </w:r>
          </w:p>
        </w:tc>
        <w:tc>
          <w:tcPr>
            <w:tcW w:w="0" w:type="auto"/>
            <w:hideMark/>
          </w:tcPr>
          <w:p w14:paraId="26362C66"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Transcriptomic</w:t>
            </w:r>
          </w:p>
        </w:tc>
        <w:tc>
          <w:tcPr>
            <w:tcW w:w="0" w:type="auto"/>
            <w:hideMark/>
          </w:tcPr>
          <w:p w14:paraId="07521F1F"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71</w:t>
            </w:r>
          </w:p>
        </w:tc>
        <w:tc>
          <w:tcPr>
            <w:tcW w:w="0" w:type="auto"/>
            <w:hideMark/>
          </w:tcPr>
          <w:p w14:paraId="7480A879" w14:textId="497CCBC5"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Versican; extracellular-matrix component modulating immune cell migration</w:t>
            </w:r>
            <w:r w:rsidR="00441CE2">
              <w:rPr>
                <w:rFonts w:asciiTheme="majorHAnsi" w:eastAsia="Times New Roman" w:hAnsiTheme="majorHAnsi" w:cstheme="majorHAnsi"/>
                <w:sz w:val="21"/>
                <w:szCs w:val="21"/>
              </w:rPr>
              <w:fldChar w:fldCharType="begin"/>
            </w:r>
            <w:r w:rsidR="00441CE2">
              <w:rPr>
                <w:rFonts w:asciiTheme="majorHAnsi" w:eastAsia="Times New Roman" w:hAnsiTheme="majorHAnsi" w:cstheme="majorHAnsi"/>
                <w:sz w:val="21"/>
                <w:szCs w:val="21"/>
              </w:rPr>
              <w:instrText xml:space="preserve"> ADDIN ZOTERO_ITEM CSL_CITATION {"citationID":"KGimJzK8","properties":{"formattedCitation":"(Wight et al., 2014)","plainCitation":"(Wight et al., 2014)","noteIndex":0},"citationItems":[{"id":49,"uris":["http://zotero.org/users/local/WyumZsvD/items/P2H9I4SK"],"itemData":{"id":49,"type":"article-journal","container-title":"Matrix Biology","note":"publisher: Elsevier","page":"152–161","source":"Google Scholar","title":"Versican and the control of inflammation","volume":"35","author":[{"family":"Wight","given":"Thomas N."},{"family":"Kang","given":"Inkyung"},{"family":"Merrilees","given":"Mervyn J."}],"issued":{"date-parts":[["2014"]]}}}],"schema":"https://github.com/citation-style-language/schema/raw/master/csl-citation.json"} </w:instrText>
            </w:r>
            <w:r w:rsidR="00441CE2">
              <w:rPr>
                <w:rFonts w:asciiTheme="majorHAnsi" w:eastAsia="Times New Roman" w:hAnsiTheme="majorHAnsi" w:cstheme="majorHAnsi"/>
                <w:sz w:val="21"/>
                <w:szCs w:val="21"/>
              </w:rPr>
              <w:fldChar w:fldCharType="separate"/>
            </w:r>
            <w:r w:rsidR="00441CE2">
              <w:rPr>
                <w:rFonts w:asciiTheme="majorHAnsi" w:eastAsia="Times New Roman" w:hAnsiTheme="majorHAnsi" w:cstheme="majorHAnsi"/>
                <w:noProof/>
                <w:sz w:val="21"/>
                <w:szCs w:val="21"/>
              </w:rPr>
              <w:t>(Wight et al., 2014)</w:t>
            </w:r>
            <w:r w:rsidR="00441CE2">
              <w:rPr>
                <w:rFonts w:asciiTheme="majorHAnsi" w:eastAsia="Times New Roman" w:hAnsiTheme="majorHAnsi" w:cstheme="majorHAnsi"/>
                <w:sz w:val="21"/>
                <w:szCs w:val="21"/>
              </w:rPr>
              <w:fldChar w:fldCharType="end"/>
            </w:r>
          </w:p>
        </w:tc>
      </w:tr>
      <w:tr w:rsidR="001B691A" w:rsidRPr="00114932" w14:paraId="4BE747E8" w14:textId="77777777" w:rsidTr="002C078B">
        <w:tc>
          <w:tcPr>
            <w:tcW w:w="0" w:type="auto"/>
            <w:hideMark/>
          </w:tcPr>
          <w:p w14:paraId="5F8EAEAE" w14:textId="77777777" w:rsidR="00114932" w:rsidRPr="002C078B" w:rsidRDefault="00114932" w:rsidP="00114932">
            <w:pPr>
              <w:rPr>
                <w:rFonts w:asciiTheme="majorHAnsi" w:eastAsia="Times New Roman" w:hAnsiTheme="majorHAnsi" w:cstheme="majorHAnsi"/>
                <w:sz w:val="21"/>
                <w:szCs w:val="21"/>
              </w:rPr>
            </w:pPr>
            <w:bookmarkStart w:id="9" w:name="_Hlk212549916"/>
            <w:r w:rsidRPr="002C078B">
              <w:rPr>
                <w:rFonts w:asciiTheme="majorHAnsi" w:eastAsia="Times New Roman" w:hAnsiTheme="majorHAnsi" w:cstheme="majorHAnsi"/>
                <w:sz w:val="21"/>
                <w:szCs w:val="21"/>
              </w:rPr>
              <w:t>NLRP3</w:t>
            </w:r>
            <w:bookmarkEnd w:id="9"/>
          </w:p>
        </w:tc>
        <w:tc>
          <w:tcPr>
            <w:tcW w:w="0" w:type="auto"/>
            <w:hideMark/>
          </w:tcPr>
          <w:p w14:paraId="7FD030C2"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Transcriptomic</w:t>
            </w:r>
          </w:p>
        </w:tc>
        <w:tc>
          <w:tcPr>
            <w:tcW w:w="0" w:type="auto"/>
            <w:hideMark/>
          </w:tcPr>
          <w:p w14:paraId="70EB83BA"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68</w:t>
            </w:r>
          </w:p>
        </w:tc>
        <w:tc>
          <w:tcPr>
            <w:tcW w:w="0" w:type="auto"/>
            <w:hideMark/>
          </w:tcPr>
          <w:p w14:paraId="16295D26" w14:textId="443FC7CA"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Inflammasome component associated with cytokine activation</w:t>
            </w:r>
            <w:r w:rsidR="00BF0A6E">
              <w:rPr>
                <w:rFonts w:asciiTheme="majorHAnsi" w:eastAsia="Times New Roman" w:hAnsiTheme="majorHAnsi" w:cstheme="majorHAnsi"/>
                <w:sz w:val="21"/>
                <w:szCs w:val="21"/>
              </w:rPr>
              <w:fldChar w:fldCharType="begin"/>
            </w:r>
            <w:r w:rsidR="001B691A">
              <w:rPr>
                <w:rFonts w:asciiTheme="majorHAnsi" w:eastAsia="Times New Roman" w:hAnsiTheme="majorHAnsi" w:cstheme="majorHAnsi"/>
                <w:sz w:val="21"/>
                <w:szCs w:val="21"/>
              </w:rPr>
              <w:instrText xml:space="preserve"> ADDIN ZOTERO_ITEM CSL_CITATION {"citationID":"NqBprZEh","properties":{"formattedCitation":"(Silva et al., 2023; Swanson et al., 2019)","plainCitation":"(Silva et al., 2023; Swanson et al., 2019)","noteIndex":0},"citationItems":[{"id":44,"uris":["http://zotero.org/users/local/WyumZsvD/items/9EAXM67N"],"itemData":{"id":44,"type":"article-journal","container-title":"Viruses","issue":"2","note":"publisher: MDPI","page":"553","source":"Google Scholar","title":"Hyperinflammatory response in COVID-19: a systematic review","title-short":"Hyperinflammatory response in COVID-19","volume":"15","author":[{"family":"Silva","given":"Marcos Jesse Abrahao"},{"family":"Ribeiro","given":"Layana Rufino"},{"family":"Gouveia","given":"Maria Isabel Montoril"},{"family":"Marcelino","given":"Beatriz dos Reis"},{"family":"Santos","given":"Carolynne Silva","dropping-particle":"dos"},{"family":"Lima","given":"Karla Valeria Batista"},{"family":"Lima","given":"Luana Nepomuceno Gondim Costa"}],"issued":{"date-parts":[["2023"]]}}},{"id":47,"uris":["http://zotero.org/users/local/WyumZsvD/items/VKPJAE9Y"],"itemData":{"id":47,"type":"article-journal","container-title":"Nature Reviews Immunology","issue":"8","note":"publisher: Nature Publishing Group UK London","page":"477–489","source":"Google Scholar","title":"The NLRP3 inflammasome: molecular activation and regulation to therapeutics","title-short":"The NLRP3 inflammasome","volume":"19","author":[{"family":"Swanson","given":"Karen V."},{"family":"Deng","given":"Meng"},{"family":"Ting","given":"Jenny P.-Y."}],"issued":{"date-parts":[["2019"]]}}}],"schema":"https://github.com/citation-style-language/schema/raw/master/csl-citation.json"} </w:instrText>
            </w:r>
            <w:r w:rsidR="00BF0A6E">
              <w:rPr>
                <w:rFonts w:asciiTheme="majorHAnsi" w:eastAsia="Times New Roman" w:hAnsiTheme="majorHAnsi" w:cstheme="majorHAnsi"/>
                <w:sz w:val="21"/>
                <w:szCs w:val="21"/>
              </w:rPr>
              <w:fldChar w:fldCharType="separate"/>
            </w:r>
            <w:r w:rsidR="001B691A">
              <w:rPr>
                <w:rFonts w:asciiTheme="majorHAnsi" w:eastAsia="Times New Roman" w:hAnsiTheme="majorHAnsi" w:cstheme="majorHAnsi"/>
                <w:noProof/>
                <w:sz w:val="21"/>
                <w:szCs w:val="21"/>
              </w:rPr>
              <w:t>(Silva et al., 2023; Swanson et al., 2019)</w:t>
            </w:r>
            <w:r w:rsidR="00BF0A6E">
              <w:rPr>
                <w:rFonts w:asciiTheme="majorHAnsi" w:eastAsia="Times New Roman" w:hAnsiTheme="majorHAnsi" w:cstheme="majorHAnsi"/>
                <w:sz w:val="21"/>
                <w:szCs w:val="21"/>
              </w:rPr>
              <w:fldChar w:fldCharType="end"/>
            </w:r>
            <w:r w:rsidR="00BF0A6E" w:rsidRPr="002C078B">
              <w:rPr>
                <w:rFonts w:asciiTheme="majorHAnsi" w:eastAsia="Times New Roman" w:hAnsiTheme="majorHAnsi" w:cstheme="majorHAnsi"/>
                <w:sz w:val="21"/>
                <w:szCs w:val="21"/>
              </w:rPr>
              <w:t xml:space="preserve"> </w:t>
            </w:r>
          </w:p>
        </w:tc>
      </w:tr>
      <w:tr w:rsidR="001B691A" w:rsidRPr="00114932" w14:paraId="615E87F5" w14:textId="77777777" w:rsidTr="002C078B">
        <w:tc>
          <w:tcPr>
            <w:tcW w:w="0" w:type="auto"/>
            <w:hideMark/>
          </w:tcPr>
          <w:p w14:paraId="02BE659A"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CLDN1</w:t>
            </w:r>
          </w:p>
        </w:tc>
        <w:tc>
          <w:tcPr>
            <w:tcW w:w="0" w:type="auto"/>
            <w:hideMark/>
          </w:tcPr>
          <w:p w14:paraId="5D4C8203" w14:textId="77777777"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Transcriptomic</w:t>
            </w:r>
          </w:p>
        </w:tc>
        <w:tc>
          <w:tcPr>
            <w:tcW w:w="0" w:type="auto"/>
            <w:hideMark/>
          </w:tcPr>
          <w:p w14:paraId="5B24885A" w14:textId="77777777" w:rsidR="00114932" w:rsidRPr="002C078B" w:rsidRDefault="00114932" w:rsidP="002C078B">
            <w:pPr>
              <w:jc w:val="cente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63</w:t>
            </w:r>
          </w:p>
        </w:tc>
        <w:tc>
          <w:tcPr>
            <w:tcW w:w="0" w:type="auto"/>
            <w:hideMark/>
          </w:tcPr>
          <w:p w14:paraId="238FDEAE" w14:textId="540813BA" w:rsidR="00114932" w:rsidRPr="002C078B" w:rsidRDefault="00114932" w:rsidP="00114932">
            <w:pPr>
              <w:rPr>
                <w:rFonts w:asciiTheme="majorHAnsi" w:eastAsia="Times New Roman" w:hAnsiTheme="majorHAnsi" w:cstheme="majorHAnsi"/>
                <w:sz w:val="21"/>
                <w:szCs w:val="21"/>
              </w:rPr>
            </w:pPr>
            <w:r w:rsidRPr="002C078B">
              <w:rPr>
                <w:rFonts w:asciiTheme="majorHAnsi" w:eastAsia="Times New Roman" w:hAnsiTheme="majorHAnsi" w:cstheme="majorHAnsi"/>
                <w:sz w:val="21"/>
                <w:szCs w:val="21"/>
              </w:rPr>
              <w:t>Tight-junction protein implicated in viral entry</w:t>
            </w:r>
            <w:r w:rsidR="001B1396">
              <w:rPr>
                <w:rFonts w:asciiTheme="majorHAnsi" w:eastAsia="Times New Roman" w:hAnsiTheme="majorHAnsi" w:cstheme="majorHAnsi"/>
                <w:sz w:val="21"/>
                <w:szCs w:val="21"/>
              </w:rPr>
              <w:fldChar w:fldCharType="begin"/>
            </w:r>
            <w:r w:rsidR="001B1396">
              <w:rPr>
                <w:rFonts w:asciiTheme="majorHAnsi" w:eastAsia="Times New Roman" w:hAnsiTheme="majorHAnsi" w:cstheme="majorHAnsi"/>
                <w:sz w:val="21"/>
                <w:szCs w:val="21"/>
              </w:rPr>
              <w:instrText xml:space="preserve"> ADDIN ZOTERO_ITEM CSL_CITATION {"citationID":"1iVmUxVb","properties":{"formattedCitation":"(Evans et al., 2007)","plainCitation":"(Evans et al., 2007)","noteIndex":0},"citationItems":[{"id":45,"uris":["http://zotero.org/users/local/WyumZsvD/items/AHMH5334"],"itemData":{"id":45,"type":"article-journal","container-title":"Nature","issue":"7137","note":"publisher: Nature Publishing Group UK London","page":"801–805","source":"Google Scholar","title":"Claudin-1 is a hepatitis C virus co-receptor required for a late step in entry","volume":"446","author":[{"family":"Evans","given":"Matthew J."},{"family":"Von Hahn","given":"Thomas"},{"family":"Tscherne","given":"Donna M."},{"family":"Syder","given":"Andrew J."},{"family":"Panis","given":"Maryline"},{"family":"Wölk","given":"Benno"},{"family":"Hatziioannou","given":"Theodora"},{"family":"McKeating","given":"Jane A."},{"family":"Bieniasz","given":"Paul D."},{"family":"Rice","given":"Charles M."}],"issued":{"date-parts":[["2007"]]}}}],"schema":"https://github.com/citation-style-language/schema/raw/master/csl-citation.json"} </w:instrText>
            </w:r>
            <w:r w:rsidR="001B1396">
              <w:rPr>
                <w:rFonts w:asciiTheme="majorHAnsi" w:eastAsia="Times New Roman" w:hAnsiTheme="majorHAnsi" w:cstheme="majorHAnsi"/>
                <w:sz w:val="21"/>
                <w:szCs w:val="21"/>
              </w:rPr>
              <w:fldChar w:fldCharType="separate"/>
            </w:r>
            <w:r w:rsidR="001B1396">
              <w:rPr>
                <w:rFonts w:asciiTheme="majorHAnsi" w:eastAsia="Times New Roman" w:hAnsiTheme="majorHAnsi" w:cstheme="majorHAnsi"/>
                <w:noProof/>
                <w:sz w:val="21"/>
                <w:szCs w:val="21"/>
              </w:rPr>
              <w:t>(Evans et al., 2007)</w:t>
            </w:r>
            <w:r w:rsidR="001B1396">
              <w:rPr>
                <w:rFonts w:asciiTheme="majorHAnsi" w:eastAsia="Times New Roman" w:hAnsiTheme="majorHAnsi" w:cstheme="majorHAnsi"/>
                <w:sz w:val="21"/>
                <w:szCs w:val="21"/>
              </w:rPr>
              <w:fldChar w:fldCharType="end"/>
            </w:r>
          </w:p>
        </w:tc>
      </w:tr>
      <w:bookmarkEnd w:id="8"/>
    </w:tbl>
    <w:p w14:paraId="046BB02C" w14:textId="77777777" w:rsidR="00114932" w:rsidRDefault="00114932" w:rsidP="00A74FAB">
      <w:pPr>
        <w:rPr>
          <w:rFonts w:asciiTheme="majorBidi" w:hAnsiTheme="majorBidi" w:cstheme="majorBidi"/>
          <w:sz w:val="24"/>
          <w:szCs w:val="24"/>
        </w:rPr>
      </w:pPr>
    </w:p>
    <w:p w14:paraId="37EB4686" w14:textId="518F45F5" w:rsidR="00513C4B" w:rsidRDefault="00513C4B" w:rsidP="00401018">
      <w:pPr>
        <w:pStyle w:val="Heading2"/>
        <w:spacing w:line="360" w:lineRule="auto"/>
      </w:pPr>
      <w:r>
        <w:t>Benchmarking against standard ML models</w:t>
      </w:r>
    </w:p>
    <w:p w14:paraId="443645B5" w14:textId="493993EC" w:rsidR="00513C4B" w:rsidRDefault="00401018" w:rsidP="00401018">
      <w:pPr>
        <w:spacing w:line="360" w:lineRule="auto"/>
        <w:rPr>
          <w:rFonts w:asciiTheme="majorHAnsi" w:hAnsiTheme="majorHAnsi" w:cstheme="majorHAnsi"/>
          <w:sz w:val="24"/>
          <w:szCs w:val="24"/>
        </w:rPr>
      </w:pPr>
      <w:r w:rsidRPr="00401018">
        <w:rPr>
          <w:rFonts w:asciiTheme="majorHAnsi" w:hAnsiTheme="majorHAnsi" w:cstheme="majorHAnsi"/>
          <w:sz w:val="24"/>
          <w:szCs w:val="24"/>
        </w:rPr>
        <w:t xml:space="preserve">To contextualize the performance of TreeFARMS, we compared it with three commonly used baseline models—Random Forest, Decision Tree, and LASSO (L1-regularized logistic regression)—trained on the same ferret-stratified folds and the same threshold-discretized features used by the interpretable pipeline. </w:t>
      </w:r>
    </w:p>
    <w:p w14:paraId="7EBE77E6" w14:textId="2C7CDFE5" w:rsidR="00160DB7" w:rsidRDefault="0028503E" w:rsidP="00401018">
      <w:pPr>
        <w:spacing w:line="360" w:lineRule="auto"/>
        <w:rPr>
          <w:rFonts w:asciiTheme="majorHAnsi" w:hAnsiTheme="majorHAnsi" w:cstheme="majorHAnsi"/>
          <w:sz w:val="24"/>
          <w:szCs w:val="24"/>
        </w:rPr>
      </w:pPr>
      <w:r w:rsidRPr="0028503E">
        <w:rPr>
          <w:rFonts w:asciiTheme="majorHAnsi" w:hAnsiTheme="majorHAnsi" w:cstheme="majorHAnsi"/>
          <w:sz w:val="24"/>
          <w:szCs w:val="24"/>
        </w:rPr>
        <w:t xml:space="preserve">Across folds, TreeFARMS achieved the highest mean accuracy (mean = </w:t>
      </w:r>
      <w:r w:rsidR="00F01174">
        <w:rPr>
          <w:rFonts w:asciiTheme="majorHAnsi" w:hAnsiTheme="majorHAnsi" w:cstheme="majorHAnsi"/>
          <w:sz w:val="24"/>
          <w:szCs w:val="24"/>
        </w:rPr>
        <w:t>94.</w:t>
      </w:r>
      <w:r w:rsidR="00F90F44">
        <w:rPr>
          <w:rFonts w:asciiTheme="majorHAnsi" w:hAnsiTheme="majorHAnsi" w:cstheme="majorHAnsi"/>
          <w:sz w:val="24"/>
          <w:szCs w:val="24"/>
        </w:rPr>
        <w:t>10</w:t>
      </w:r>
      <w:r w:rsidRPr="0028503E">
        <w:rPr>
          <w:rFonts w:asciiTheme="majorHAnsi" w:hAnsiTheme="majorHAnsi" w:cstheme="majorHAnsi"/>
          <w:sz w:val="24"/>
          <w:szCs w:val="24"/>
        </w:rPr>
        <w:t xml:space="preserve">, SD = </w:t>
      </w:r>
      <w:r w:rsidR="00F90F44">
        <w:rPr>
          <w:rFonts w:asciiTheme="majorHAnsi" w:hAnsiTheme="majorHAnsi" w:cstheme="majorHAnsi"/>
          <w:sz w:val="24"/>
          <w:szCs w:val="24"/>
        </w:rPr>
        <w:t>0.039</w:t>
      </w:r>
      <w:r w:rsidRPr="0028503E">
        <w:rPr>
          <w:rFonts w:asciiTheme="majorHAnsi" w:hAnsiTheme="majorHAnsi" w:cstheme="majorHAnsi"/>
          <w:sz w:val="24"/>
          <w:szCs w:val="24"/>
        </w:rPr>
        <w:t xml:space="preserve">), outperforming all three baseline models. The Random Forest achieved mean = </w:t>
      </w:r>
      <w:r w:rsidR="00F90F44">
        <w:rPr>
          <w:rFonts w:asciiTheme="majorHAnsi" w:hAnsiTheme="majorHAnsi" w:cstheme="majorHAnsi"/>
          <w:sz w:val="24"/>
          <w:szCs w:val="24"/>
        </w:rPr>
        <w:t>74.66</w:t>
      </w:r>
      <w:r w:rsidRPr="0028503E">
        <w:rPr>
          <w:rFonts w:asciiTheme="majorHAnsi" w:hAnsiTheme="majorHAnsi" w:cstheme="majorHAnsi"/>
          <w:sz w:val="24"/>
          <w:szCs w:val="24"/>
        </w:rPr>
        <w:t xml:space="preserve">, the Decision Tree achieved mean = </w:t>
      </w:r>
      <w:r w:rsidR="00D65B4B">
        <w:rPr>
          <w:rFonts w:asciiTheme="majorHAnsi" w:hAnsiTheme="majorHAnsi" w:cstheme="majorHAnsi"/>
          <w:sz w:val="24"/>
          <w:szCs w:val="24"/>
        </w:rPr>
        <w:t>76.16</w:t>
      </w:r>
      <w:r w:rsidRPr="0028503E">
        <w:rPr>
          <w:rFonts w:asciiTheme="majorHAnsi" w:hAnsiTheme="majorHAnsi" w:cstheme="majorHAnsi"/>
          <w:sz w:val="24"/>
          <w:szCs w:val="24"/>
        </w:rPr>
        <w:t xml:space="preserve">, and LASSO achieved mean = </w:t>
      </w:r>
      <w:r w:rsidR="00E775C1">
        <w:rPr>
          <w:rFonts w:asciiTheme="majorHAnsi" w:hAnsiTheme="majorHAnsi" w:cstheme="majorHAnsi"/>
          <w:sz w:val="24"/>
          <w:szCs w:val="24"/>
        </w:rPr>
        <w:t>72.16</w:t>
      </w:r>
      <w:r w:rsidRPr="0028503E">
        <w:rPr>
          <w:rFonts w:asciiTheme="majorHAnsi" w:hAnsiTheme="majorHAnsi" w:cstheme="majorHAnsi"/>
          <w:sz w:val="24"/>
          <w:szCs w:val="24"/>
        </w:rPr>
        <w:t>.</w:t>
      </w:r>
      <w:r w:rsidR="00BC32D2">
        <w:rPr>
          <w:rFonts w:asciiTheme="majorHAnsi" w:hAnsiTheme="majorHAnsi" w:cstheme="majorHAnsi"/>
          <w:sz w:val="24"/>
          <w:szCs w:val="24"/>
        </w:rPr>
        <w:t xml:space="preserve"> </w:t>
      </w:r>
      <w:r w:rsidR="00BC32D2" w:rsidRPr="00BC32D2">
        <w:rPr>
          <w:rFonts w:asciiTheme="majorHAnsi" w:hAnsiTheme="majorHAnsi" w:cstheme="majorHAnsi"/>
          <w:sz w:val="24"/>
          <w:szCs w:val="24"/>
        </w:rPr>
        <w:t xml:space="preserve">Importantly, TreeFARMS achieved this performance without ensembling while </w:t>
      </w:r>
      <w:r w:rsidR="00BC32D2" w:rsidRPr="00BC32D2">
        <w:rPr>
          <w:rFonts w:asciiTheme="majorHAnsi" w:hAnsiTheme="majorHAnsi" w:cstheme="majorHAnsi"/>
          <w:sz w:val="24"/>
          <w:szCs w:val="24"/>
        </w:rPr>
        <w:lastRenderedPageBreak/>
        <w:t>producing compact, transparent decision rules.</w:t>
      </w:r>
      <w:r w:rsidR="00E32148">
        <w:rPr>
          <w:rFonts w:asciiTheme="majorHAnsi" w:hAnsiTheme="majorHAnsi" w:cstheme="majorHAnsi"/>
          <w:sz w:val="24"/>
          <w:szCs w:val="24"/>
        </w:rPr>
        <w:t xml:space="preserve"> </w:t>
      </w:r>
      <w:r w:rsidR="00822A9E" w:rsidRPr="00822A9E">
        <w:rPr>
          <w:rFonts w:asciiTheme="majorHAnsi" w:hAnsiTheme="majorHAnsi" w:cstheme="majorHAnsi"/>
          <w:sz w:val="24"/>
          <w:szCs w:val="24"/>
        </w:rPr>
        <w:t xml:space="preserve">Figure </w:t>
      </w:r>
      <w:r w:rsidR="00822A9E">
        <w:rPr>
          <w:rFonts w:asciiTheme="majorHAnsi" w:hAnsiTheme="majorHAnsi" w:cstheme="majorHAnsi"/>
          <w:sz w:val="24"/>
          <w:szCs w:val="24"/>
        </w:rPr>
        <w:t>4</w:t>
      </w:r>
      <w:r w:rsidR="00822A9E" w:rsidRPr="00822A9E">
        <w:rPr>
          <w:rFonts w:asciiTheme="majorHAnsi" w:hAnsiTheme="majorHAnsi" w:cstheme="majorHAnsi"/>
          <w:sz w:val="24"/>
          <w:szCs w:val="24"/>
        </w:rPr>
        <w:t xml:space="preserve"> summarizes the accuracy distributions across folds.</w:t>
      </w:r>
      <w:r w:rsidR="00F811FE">
        <w:rPr>
          <w:rFonts w:asciiTheme="majorHAnsi" w:hAnsiTheme="majorHAnsi" w:cstheme="majorHAnsi"/>
          <w:sz w:val="24"/>
          <w:szCs w:val="24"/>
        </w:rPr>
        <w:t xml:space="preserve"> </w:t>
      </w:r>
      <w:r w:rsidR="00F811FE" w:rsidRPr="00F811FE">
        <w:rPr>
          <w:rFonts w:asciiTheme="majorHAnsi" w:hAnsiTheme="majorHAnsi" w:cstheme="majorHAnsi"/>
          <w:sz w:val="24"/>
          <w:szCs w:val="24"/>
        </w:rPr>
        <w:t>This reinforces the observation that model simplicity and interpretability do not necessarily come at the expense of predictive performance.</w:t>
      </w:r>
    </w:p>
    <w:p w14:paraId="1CD899A4" w14:textId="7944B15E" w:rsidR="005917EC" w:rsidRDefault="005917EC" w:rsidP="00401018">
      <w:pPr>
        <w:spacing w:line="360" w:lineRule="auto"/>
        <w:rPr>
          <w:rFonts w:asciiTheme="majorHAnsi" w:hAnsiTheme="majorHAnsi" w:cstheme="majorHAnsi"/>
          <w:sz w:val="24"/>
          <w:szCs w:val="24"/>
        </w:rPr>
      </w:pPr>
      <w:r w:rsidRPr="005917EC">
        <w:rPr>
          <w:rFonts w:asciiTheme="majorHAnsi" w:hAnsiTheme="majorHAnsi" w:cstheme="majorHAnsi"/>
          <w:sz w:val="24"/>
          <w:szCs w:val="24"/>
        </w:rPr>
        <w:t xml:space="preserve">We next examined whether the different algorithms converged on similar biomarkers of vaccination response. Table </w:t>
      </w:r>
      <w:r>
        <w:rPr>
          <w:rFonts w:asciiTheme="majorHAnsi" w:hAnsiTheme="majorHAnsi" w:cstheme="majorHAnsi"/>
          <w:sz w:val="24"/>
          <w:szCs w:val="24"/>
        </w:rPr>
        <w:t>2</w:t>
      </w:r>
      <w:r w:rsidRPr="005917EC">
        <w:rPr>
          <w:rFonts w:asciiTheme="majorHAnsi" w:hAnsiTheme="majorHAnsi" w:cstheme="majorHAnsi"/>
          <w:sz w:val="24"/>
          <w:szCs w:val="24"/>
        </w:rPr>
        <w:t xml:space="preserve"> summarizes agreement across the four models for a core set of biologically meaningful features.</w:t>
      </w:r>
    </w:p>
    <w:p w14:paraId="47B0B732" w14:textId="6D0AA49B" w:rsidR="001E5E4B" w:rsidRDefault="001E5E4B" w:rsidP="001E5E4B">
      <w:pPr>
        <w:spacing w:line="360" w:lineRule="auto"/>
        <w:rPr>
          <w:rFonts w:asciiTheme="majorHAnsi" w:hAnsiTheme="majorHAnsi" w:cstheme="majorHAnsi"/>
          <w:sz w:val="24"/>
          <w:szCs w:val="24"/>
        </w:rPr>
      </w:pPr>
      <w:r w:rsidRPr="001E5E4B">
        <w:rPr>
          <w:rFonts w:asciiTheme="majorHAnsi" w:hAnsiTheme="majorHAnsi" w:cstheme="majorHAnsi"/>
          <w:sz w:val="24"/>
          <w:szCs w:val="24"/>
        </w:rPr>
        <w:t>A clear pattern emerged:</w:t>
      </w:r>
      <w:r>
        <w:rPr>
          <w:rFonts w:asciiTheme="majorHAnsi" w:hAnsiTheme="majorHAnsi" w:cstheme="majorHAnsi"/>
          <w:sz w:val="24"/>
          <w:szCs w:val="24"/>
        </w:rPr>
        <w:t xml:space="preserve"> </w:t>
      </w:r>
      <w:r w:rsidRPr="001E5E4B">
        <w:rPr>
          <w:rFonts w:asciiTheme="majorHAnsi" w:hAnsiTheme="majorHAnsi" w:cstheme="majorHAnsi"/>
          <w:sz w:val="24"/>
          <w:szCs w:val="24"/>
        </w:rPr>
        <w:t>TreeFARMS and Random Forest showed the strongest overlap, repeatedly selecting genes linked to immune activation (AZGP1, CLEC4D, NLRP3) and metabolites tied to amino-acid or energy metabolism (Ketoleucine, L-Alanine).</w:t>
      </w:r>
    </w:p>
    <w:p w14:paraId="5F665A23" w14:textId="6275629C" w:rsidR="009559A1" w:rsidRPr="001E5E4B" w:rsidRDefault="009559A1" w:rsidP="001E5E4B">
      <w:pPr>
        <w:spacing w:line="360" w:lineRule="auto"/>
        <w:rPr>
          <w:rFonts w:asciiTheme="majorHAnsi" w:hAnsiTheme="majorHAnsi" w:cstheme="majorHAnsi"/>
          <w:sz w:val="24"/>
          <w:szCs w:val="24"/>
        </w:rPr>
      </w:pPr>
      <w:r w:rsidRPr="009559A1">
        <w:rPr>
          <w:rFonts w:asciiTheme="majorHAnsi" w:hAnsiTheme="majorHAnsi" w:cstheme="majorHAnsi"/>
          <w:sz w:val="24"/>
          <w:szCs w:val="24"/>
        </w:rPr>
        <w:t xml:space="preserve">Because Random Forest does not return a single explicit model, we ranked features by their impurity-based importance and used the top </w:t>
      </w:r>
      <w:r w:rsidR="006B632E">
        <w:rPr>
          <w:rFonts w:asciiTheme="majorHAnsi" w:hAnsiTheme="majorHAnsi" w:cstheme="majorHAnsi"/>
          <w:sz w:val="24"/>
          <w:szCs w:val="24"/>
        </w:rPr>
        <w:t>10</w:t>
      </w:r>
      <w:r w:rsidRPr="009559A1">
        <w:rPr>
          <w:rFonts w:asciiTheme="majorHAnsi" w:hAnsiTheme="majorHAnsi" w:cstheme="majorHAnsi"/>
          <w:sz w:val="24"/>
          <w:szCs w:val="24"/>
        </w:rPr>
        <w:t xml:space="preserve"> to enable a fair comparison across methods.</w:t>
      </w:r>
    </w:p>
    <w:p w14:paraId="1F7369FB" w14:textId="2CBD4D94" w:rsidR="001E5E4B" w:rsidRPr="001E5E4B" w:rsidRDefault="001E5E4B" w:rsidP="001E5E4B">
      <w:pPr>
        <w:spacing w:line="360" w:lineRule="auto"/>
        <w:rPr>
          <w:rFonts w:asciiTheme="majorHAnsi" w:hAnsiTheme="majorHAnsi" w:cstheme="majorHAnsi"/>
          <w:sz w:val="24"/>
          <w:szCs w:val="24"/>
        </w:rPr>
      </w:pPr>
      <w:r w:rsidRPr="001E5E4B">
        <w:rPr>
          <w:rFonts w:asciiTheme="majorHAnsi" w:hAnsiTheme="majorHAnsi" w:cstheme="majorHAnsi"/>
          <w:sz w:val="24"/>
          <w:szCs w:val="24"/>
        </w:rPr>
        <w:t>The Decision Tree model selected fewer features, likely due to strong depth regularization (max_depth=5), retaining only the most discriminative split points.</w:t>
      </w:r>
    </w:p>
    <w:p w14:paraId="2E26883D" w14:textId="717882C0" w:rsidR="00513C4B" w:rsidRPr="0049252A" w:rsidRDefault="001E5E4B" w:rsidP="0049252A">
      <w:pPr>
        <w:spacing w:line="360" w:lineRule="auto"/>
        <w:rPr>
          <w:rFonts w:asciiTheme="majorHAnsi" w:hAnsiTheme="majorHAnsi" w:cstheme="majorHAnsi"/>
          <w:sz w:val="24"/>
          <w:szCs w:val="24"/>
        </w:rPr>
      </w:pPr>
      <w:r w:rsidRPr="001E5E4B">
        <w:rPr>
          <w:rFonts w:asciiTheme="majorHAnsi" w:hAnsiTheme="majorHAnsi" w:cstheme="majorHAnsi"/>
          <w:sz w:val="24"/>
          <w:szCs w:val="24"/>
        </w:rPr>
        <w:t>LASSO selected a distinct set of predictors, reflecting its linear sparsity constraint; many TreeFARMS/Random Forest features did not enter the LASSO model, suggesting they contribute through nonlinear interactions rather than additive effects.</w:t>
      </w:r>
      <w:r w:rsidR="00F75E12">
        <w:rPr>
          <w:rFonts w:asciiTheme="majorHAnsi" w:hAnsiTheme="majorHAnsi" w:cstheme="majorHAnsi" w:hint="cs"/>
          <w:sz w:val="24"/>
          <w:szCs w:val="24"/>
          <w:rtl/>
        </w:rPr>
        <w:t xml:space="preserve"> </w:t>
      </w:r>
      <w:r w:rsidR="00A14D8E" w:rsidRPr="00A14D8E">
        <w:rPr>
          <w:rFonts w:asciiTheme="majorHAnsi" w:hAnsiTheme="majorHAnsi" w:cstheme="majorHAnsi"/>
          <w:sz w:val="24"/>
          <w:szCs w:val="24"/>
        </w:rPr>
        <w:t>Supplementary Table 1 shows the top 10 features identified by these three ML methods.</w:t>
      </w:r>
    </w:p>
    <w:p w14:paraId="46ECAB59" w14:textId="57FD5EB1" w:rsidR="00DE17CB" w:rsidRDefault="000E5DE3" w:rsidP="002C078B">
      <w:pPr>
        <w:pStyle w:val="Heading1"/>
        <w:spacing w:before="0" w:line="360" w:lineRule="auto"/>
      </w:pPr>
      <w:r>
        <w:t>5. Discussion</w:t>
      </w:r>
    </w:p>
    <w:p w14:paraId="6BC9A362" w14:textId="5CC0CBFC" w:rsidR="00EF3489" w:rsidRPr="002C078B" w:rsidRDefault="00EF3489"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 xml:space="preserve">This case study demonstrates the practical value of interpretable machine learning for understanding vaccine response mechanisms in complex multi-omics datasets. Using TreeFARMS with Rashomon analysis, we re-examined the ferret vaccination data originally </w:t>
      </w:r>
      <w:r w:rsidR="00463C1E" w:rsidRPr="002C078B">
        <w:rPr>
          <w:rFonts w:asciiTheme="majorHAnsi" w:hAnsiTheme="majorHAnsi" w:cstheme="majorHAnsi"/>
        </w:rPr>
        <w:t>analyzed</w:t>
      </w:r>
      <w:r w:rsidRPr="002C078B">
        <w:rPr>
          <w:rFonts w:asciiTheme="majorHAnsi" w:hAnsiTheme="majorHAnsi" w:cstheme="majorHAnsi"/>
        </w:rPr>
        <w:t xml:space="preserve"> by</w:t>
      </w:r>
      <w:r w:rsidR="00A266C9">
        <w:rPr>
          <w:rFonts w:asciiTheme="majorHAnsi" w:hAnsiTheme="majorHAnsi" w:cstheme="majorHAnsi"/>
        </w:rPr>
        <w:t xml:space="preserve"> </w:t>
      </w:r>
      <w:r w:rsidR="00A266C9">
        <w:rPr>
          <w:rFonts w:asciiTheme="majorHAnsi" w:hAnsiTheme="majorHAnsi" w:cstheme="majorHAnsi"/>
        </w:rPr>
        <w:fldChar w:fldCharType="begin"/>
      </w:r>
      <w:r w:rsidR="00A266C9">
        <w:rPr>
          <w:rFonts w:asciiTheme="majorHAnsi" w:hAnsiTheme="majorHAnsi" w:cstheme="majorHAnsi"/>
        </w:rPr>
        <w:instrText xml:space="preserve"> ADDIN ZOTERO_ITEM CSL_CITATION {"citationID":"xxbdjY4z","properties":{"formattedCitation":"(Lee et al., n.d.)","plainCitation":"(Lee et al., n.d.)","noteIndex":0},"citationItems":[{"id":34,"uris":["http://zotero.org/users/local/WyumZsvD/items/HWUPU9CD"],"itemData":{"id":34,"type":"article-journal","abstract":"The COVID-19 pandemic prompted one of the most rapid vaccination efforts to mitigate the health and socio-economic burden across the globe. The challenge remains in maintaining vaccine efficacy due to the rapid evolution of key mutation sites in recent variants and future. Access to multi-omics data analysis and machine learning (ML) approaches has greatly enhanced our ability to evaluate biomarkers associated with diagnosis, prognosis, drug discovery, and therapeutics. In this study, random forest was used to identify potential biomarkers indicative of vaccination and successful neutralising antibodies in ferrets vaccinated with two DNA vaccines derived from the Wuhan-Hu-1 and SynCon spike sequences. Several important transcriptomic and putative metabolite biomarkers associated with reducing hyper-inflammation and maintaining cell homeostasis were identified. Additionally, causal analysis found several enriched gene sets relating to cell function and regulation. Processes promoting the reduction of cytokines and inflammation appear to be the main response to vaccination with the potential to prevent severe COVID-19. Here, ML and causal insights are shown to be beneficial in assessing vaccine effectiveness and their mechanisms of action based on the multi-omics profile of vaccinated ferrets.","title":"Multi-omics signatures indicative of status and effectiveness of vaccination against SARS-CoV-2 in ferrets","author":[{"family":"Lee","given":"Carol"},{"family":"Dunne","given":"Robert"},{"family":"Beale","given":"David J"},{"family":"Nguyen","given":"Thao V"},{"family":"Singanallur","given":"Nagendrakumar B"},{"family":"Vuren","given":"Petrus Jansen","dropping-particle":"van"},{"family":"Liu","given":"Jian-Wei"},{"family":"Rowarth","given":"Serrin"},{"family":"Robertson","given":"Kylie"},{"family":"Miranda-Hernandez","given":"Socorro"},{"family":"Horwood","given":"Paul"},{"family":"Bruce","given":"Matthew P"},{"family":"Blasdell","given":"Kim R."},{"family":"Tachedjian","given":"Mary"},{"family":"Boomer","given":"Andrew C."},{"family":"Palombo","given":"Enzo A."},{"family":"Smith","given":"Trevor R. F."},{"family":"Broderick","given":"Kate E."},{"family":"Au","given":"Gough G."},{"family":"Wilson","given":"Laurence"},{"family":"McAuley","given":"Alexander J."}]}}],"schema":"https://github.com/citation-style-language/schema/raw/master/csl-citation.json"} </w:instrText>
      </w:r>
      <w:r w:rsidR="00A266C9">
        <w:rPr>
          <w:rFonts w:asciiTheme="majorHAnsi" w:hAnsiTheme="majorHAnsi" w:cstheme="majorHAnsi"/>
        </w:rPr>
        <w:fldChar w:fldCharType="separate"/>
      </w:r>
      <w:r w:rsidR="00A266C9">
        <w:rPr>
          <w:rFonts w:asciiTheme="majorHAnsi" w:hAnsiTheme="majorHAnsi" w:cstheme="majorHAnsi"/>
          <w:noProof/>
        </w:rPr>
        <w:t>(Lee et al., n.d.)</w:t>
      </w:r>
      <w:r w:rsidR="00A266C9">
        <w:rPr>
          <w:rFonts w:asciiTheme="majorHAnsi" w:hAnsiTheme="majorHAnsi" w:cstheme="majorHAnsi"/>
        </w:rPr>
        <w:fldChar w:fldCharType="end"/>
      </w:r>
      <w:r w:rsidRPr="002C078B">
        <w:rPr>
          <w:rFonts w:asciiTheme="majorHAnsi" w:hAnsiTheme="majorHAnsi" w:cstheme="majorHAnsi"/>
        </w:rPr>
        <w:t>, showing that interpretability and predictive accuracy can be achieved simultaneously.</w:t>
      </w:r>
    </w:p>
    <w:p w14:paraId="4377AECE" w14:textId="77777777" w:rsidR="00972B62" w:rsidRDefault="00EF3489"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 xml:space="preserve">TreeFARMS produced compact, easily readable models that achieved test accuracies exceeding 94%, comparable to ensemble baselines such as Random Forest. </w:t>
      </w:r>
      <w:r w:rsidR="007B7580" w:rsidRPr="007B7580">
        <w:rPr>
          <w:rFonts w:asciiTheme="majorHAnsi" w:hAnsiTheme="majorHAnsi" w:cstheme="majorHAnsi"/>
        </w:rPr>
        <w:t xml:space="preserve">While </w:t>
      </w:r>
      <w:r w:rsidR="007B7580" w:rsidRPr="007B7580">
        <w:rPr>
          <w:rFonts w:asciiTheme="majorHAnsi" w:hAnsiTheme="majorHAnsi" w:cstheme="majorHAnsi"/>
        </w:rPr>
        <w:lastRenderedPageBreak/>
        <w:t>additional ensemble approaches such as XGBoost or gradient boosting could be considered, Random Forest serves as a representative black-box baseline, offering a robust comparison for assessing the trade-off between interpretability and accuracy.</w:t>
      </w:r>
      <w:r w:rsidR="007B7580">
        <w:rPr>
          <w:rFonts w:asciiTheme="majorHAnsi" w:hAnsiTheme="majorHAnsi" w:cstheme="majorHAnsi"/>
        </w:rPr>
        <w:t xml:space="preserve"> </w:t>
      </w:r>
    </w:p>
    <w:p w14:paraId="486BBA1F" w14:textId="77777777" w:rsidR="00D71BDB" w:rsidRDefault="00D71BDB" w:rsidP="002C078B">
      <w:pPr>
        <w:pStyle w:val="NormalWeb"/>
        <w:spacing w:before="0" w:beforeAutospacing="0" w:after="0" w:afterAutospacing="0" w:line="360" w:lineRule="auto"/>
        <w:rPr>
          <w:rFonts w:asciiTheme="majorHAnsi" w:hAnsiTheme="majorHAnsi" w:cstheme="majorHAnsi"/>
        </w:rPr>
      </w:pPr>
    </w:p>
    <w:p w14:paraId="72818EE7" w14:textId="77777777" w:rsidR="00BD01C5" w:rsidRDefault="00BD01C5" w:rsidP="0004596B">
      <w:pPr>
        <w:pStyle w:val="NormalWeb"/>
        <w:keepNext/>
        <w:spacing w:before="0" w:beforeAutospacing="0" w:after="0" w:afterAutospacing="0" w:line="360" w:lineRule="auto"/>
        <w:jc w:val="center"/>
      </w:pPr>
      <w:r w:rsidRPr="00BD01C5">
        <w:rPr>
          <w:rFonts w:asciiTheme="majorHAnsi" w:hAnsiTheme="majorHAnsi" w:cstheme="majorHAnsi"/>
          <w:noProof/>
        </w:rPr>
        <w:drawing>
          <wp:inline distT="0" distB="0" distL="0" distR="0" wp14:anchorId="53DF5FBF" wp14:editId="2EEFE151">
            <wp:extent cx="4224867" cy="3017553"/>
            <wp:effectExtent l="0" t="0" r="4445" b="5080"/>
            <wp:docPr id="17227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90599" name=""/>
                    <pic:cNvPicPr/>
                  </pic:nvPicPr>
                  <pic:blipFill>
                    <a:blip r:embed="rId15"/>
                    <a:stretch>
                      <a:fillRect/>
                    </a:stretch>
                  </pic:blipFill>
                  <pic:spPr>
                    <a:xfrm>
                      <a:off x="0" y="0"/>
                      <a:ext cx="4260515" cy="3043014"/>
                    </a:xfrm>
                    <a:prstGeom prst="rect">
                      <a:avLst/>
                    </a:prstGeom>
                  </pic:spPr>
                </pic:pic>
              </a:graphicData>
            </a:graphic>
          </wp:inline>
        </w:drawing>
      </w:r>
    </w:p>
    <w:p w14:paraId="36158E22" w14:textId="354ACBDF" w:rsidR="00D71BDB" w:rsidRDefault="00BD01C5" w:rsidP="00BD01C5">
      <w:pPr>
        <w:pStyle w:val="Caption"/>
        <w:rPr>
          <w:rFonts w:asciiTheme="majorHAnsi" w:hAnsiTheme="majorHAnsi" w:cstheme="majorHAnsi"/>
        </w:rPr>
      </w:pPr>
      <w:r>
        <w:t xml:space="preserve">Figure </w:t>
      </w:r>
      <w:fldSimple w:instr=" SEQ Figure \* ARABIC ">
        <w:r>
          <w:rPr>
            <w:noProof/>
          </w:rPr>
          <w:t>4</w:t>
        </w:r>
      </w:fldSimple>
      <w:r w:rsidR="0085786D">
        <w:t xml:space="preserve">. </w:t>
      </w:r>
      <w:r>
        <w:t xml:space="preserve"> </w:t>
      </w:r>
      <w:r w:rsidR="0085786D">
        <w:t>Cross-validated accuracy of TreeFARMS compared with baseline machine-learning models.</w:t>
      </w:r>
    </w:p>
    <w:p w14:paraId="0FCFD1AA" w14:textId="6A9D9E14" w:rsidR="0004596B" w:rsidRDefault="00BD01C5" w:rsidP="00BA5531">
      <w:pPr>
        <w:pStyle w:val="NormalWeb"/>
        <w:spacing w:before="0" w:beforeAutospacing="0" w:after="0" w:afterAutospacing="0" w:line="360" w:lineRule="auto"/>
        <w:rPr>
          <w:rFonts w:asciiTheme="majorHAnsi" w:hAnsiTheme="majorHAnsi" w:cstheme="majorHAnsi"/>
        </w:rPr>
      </w:pPr>
      <w:r w:rsidRPr="00141CB5">
        <w:rPr>
          <w:rFonts w:asciiTheme="majorHAnsi" w:hAnsiTheme="majorHAnsi" w:cstheme="majorHAnsi"/>
        </w:rPr>
        <w:t>The stable features summarized in Table 1 highlight molecular processes central to vaccine-induced immunity. For instance, AZGP1 and Ketoleucine point to zinc-associated signaling and branched-chain amino acid metabolism, respectively—both key regulators of immune activation and metabolic adaptation. The recurrence of CLEC4D and NLRP3 underscores the involvement of innate immune sensing and inflammasome signaling, while VCAN and CLDN1 reflect extracellular and barrier components modulating immune interactions. Together, these reproducible features illustrate how interpretable models not only match black-box accuracy but also pinpoint biologically coherent pathways.</w:t>
      </w:r>
    </w:p>
    <w:p w14:paraId="3BED1E3F" w14:textId="35C9C9E4" w:rsidR="00D71BDB" w:rsidRDefault="00D71BDB" w:rsidP="00D71BDB">
      <w:pPr>
        <w:pStyle w:val="Caption"/>
        <w:keepNext/>
      </w:pPr>
      <w:r>
        <w:t xml:space="preserve">Table </w:t>
      </w:r>
      <w:fldSimple w:instr=" SEQ Table \* ARABIC ">
        <w:r>
          <w:rPr>
            <w:noProof/>
          </w:rPr>
          <w:t>2</w:t>
        </w:r>
      </w:fldSimple>
      <w:r>
        <w:t xml:space="preserve"> </w:t>
      </w:r>
      <w:r w:rsidR="00D32190">
        <w:t xml:space="preserve">Comparison of feature selection behavior across interpretable (TreeFARMS) and black-box models. </w:t>
      </w:r>
      <w:r w:rsidR="009243CF">
        <w:t xml:space="preserve"> TreeFARMS and Random Forest showed the highest agreement, consistently selecting key immune and metabolic markers, whereas LASSO and Decision Tree identified a more limited or distinct subset.</w:t>
      </w:r>
    </w:p>
    <w:tbl>
      <w:tblPr>
        <w:tblStyle w:val="TableGrid"/>
        <w:tblW w:w="0" w:type="auto"/>
        <w:tblLook w:val="04A0" w:firstRow="1" w:lastRow="0" w:firstColumn="1" w:lastColumn="0" w:noHBand="0" w:noVBand="1"/>
      </w:tblPr>
      <w:tblGrid>
        <w:gridCol w:w="1726"/>
        <w:gridCol w:w="1726"/>
        <w:gridCol w:w="1726"/>
        <w:gridCol w:w="1726"/>
        <w:gridCol w:w="1726"/>
      </w:tblGrid>
      <w:tr w:rsidR="009F64E2" w14:paraId="0861AC6D" w14:textId="77777777" w:rsidTr="009F64E2">
        <w:tc>
          <w:tcPr>
            <w:tcW w:w="1726" w:type="dxa"/>
          </w:tcPr>
          <w:p w14:paraId="336FDA5C" w14:textId="4ECA5E15" w:rsidR="009F64E2" w:rsidRPr="005340DC" w:rsidRDefault="005340DC" w:rsidP="005340DC">
            <w:pPr>
              <w:pStyle w:val="NormalWeb"/>
              <w:spacing w:before="0" w:beforeAutospacing="0" w:after="0" w:afterAutospacing="0" w:line="360" w:lineRule="auto"/>
              <w:jc w:val="center"/>
              <w:rPr>
                <w:rFonts w:asciiTheme="majorHAnsi" w:hAnsiTheme="majorHAnsi" w:cstheme="majorHAnsi"/>
                <w:b/>
                <w:bCs/>
                <w:sz w:val="22"/>
                <w:szCs w:val="22"/>
              </w:rPr>
            </w:pPr>
            <w:r w:rsidRPr="005340DC">
              <w:rPr>
                <w:rFonts w:asciiTheme="majorHAnsi" w:hAnsiTheme="majorHAnsi" w:cstheme="majorHAnsi"/>
                <w:b/>
                <w:bCs/>
                <w:sz w:val="22"/>
                <w:szCs w:val="22"/>
              </w:rPr>
              <w:t>Features</w:t>
            </w:r>
          </w:p>
        </w:tc>
        <w:tc>
          <w:tcPr>
            <w:tcW w:w="1726" w:type="dxa"/>
          </w:tcPr>
          <w:p w14:paraId="6518D1D0" w14:textId="1171F8B9" w:rsidR="009F64E2" w:rsidRPr="005340DC" w:rsidRDefault="009F64E2" w:rsidP="005340DC">
            <w:pPr>
              <w:pStyle w:val="NormalWeb"/>
              <w:spacing w:before="0" w:beforeAutospacing="0" w:after="0" w:afterAutospacing="0" w:line="360" w:lineRule="auto"/>
              <w:jc w:val="center"/>
              <w:rPr>
                <w:rFonts w:asciiTheme="majorHAnsi" w:hAnsiTheme="majorHAnsi" w:cstheme="majorHAnsi"/>
                <w:b/>
                <w:bCs/>
                <w:sz w:val="22"/>
                <w:szCs w:val="22"/>
              </w:rPr>
            </w:pPr>
            <w:r w:rsidRPr="005340DC">
              <w:rPr>
                <w:rFonts w:asciiTheme="majorHAnsi" w:hAnsiTheme="majorHAnsi" w:cstheme="majorHAnsi"/>
                <w:b/>
                <w:bCs/>
                <w:sz w:val="22"/>
                <w:szCs w:val="22"/>
              </w:rPr>
              <w:t>TreeF</w:t>
            </w:r>
            <w:r w:rsidR="005340DC" w:rsidRPr="005340DC">
              <w:rPr>
                <w:rFonts w:asciiTheme="majorHAnsi" w:hAnsiTheme="majorHAnsi" w:cstheme="majorHAnsi"/>
                <w:b/>
                <w:bCs/>
                <w:sz w:val="22"/>
                <w:szCs w:val="22"/>
              </w:rPr>
              <w:t>ARMS</w:t>
            </w:r>
          </w:p>
        </w:tc>
        <w:tc>
          <w:tcPr>
            <w:tcW w:w="1726" w:type="dxa"/>
          </w:tcPr>
          <w:p w14:paraId="043602F7" w14:textId="72567E97" w:rsidR="009F64E2" w:rsidRPr="005340DC" w:rsidRDefault="005340DC" w:rsidP="005340DC">
            <w:pPr>
              <w:pStyle w:val="NormalWeb"/>
              <w:spacing w:before="0" w:beforeAutospacing="0" w:after="0" w:afterAutospacing="0" w:line="360" w:lineRule="auto"/>
              <w:jc w:val="center"/>
              <w:rPr>
                <w:rFonts w:asciiTheme="majorHAnsi" w:hAnsiTheme="majorHAnsi" w:cstheme="majorHAnsi"/>
                <w:b/>
                <w:bCs/>
                <w:sz w:val="22"/>
                <w:szCs w:val="22"/>
              </w:rPr>
            </w:pPr>
            <w:r w:rsidRPr="005340DC">
              <w:rPr>
                <w:b/>
                <w:bCs/>
                <w:sz w:val="22"/>
                <w:szCs w:val="22"/>
              </w:rPr>
              <w:t>Random Forest</w:t>
            </w:r>
          </w:p>
        </w:tc>
        <w:tc>
          <w:tcPr>
            <w:tcW w:w="1726" w:type="dxa"/>
          </w:tcPr>
          <w:p w14:paraId="271C6E83" w14:textId="57D4BEF7" w:rsidR="009F64E2" w:rsidRPr="005340DC" w:rsidRDefault="005340DC" w:rsidP="005340DC">
            <w:pPr>
              <w:pStyle w:val="NormalWeb"/>
              <w:spacing w:before="0" w:beforeAutospacing="0" w:after="0" w:afterAutospacing="0" w:line="360" w:lineRule="auto"/>
              <w:jc w:val="center"/>
              <w:rPr>
                <w:rFonts w:asciiTheme="majorHAnsi" w:hAnsiTheme="majorHAnsi" w:cstheme="majorHAnsi"/>
                <w:b/>
                <w:bCs/>
                <w:sz w:val="22"/>
                <w:szCs w:val="22"/>
              </w:rPr>
            </w:pPr>
            <w:r w:rsidRPr="005340DC">
              <w:rPr>
                <w:b/>
                <w:bCs/>
                <w:sz w:val="22"/>
                <w:szCs w:val="22"/>
              </w:rPr>
              <w:t>Decision Tree</w:t>
            </w:r>
          </w:p>
        </w:tc>
        <w:tc>
          <w:tcPr>
            <w:tcW w:w="1726" w:type="dxa"/>
          </w:tcPr>
          <w:p w14:paraId="08C85496" w14:textId="487DF5AC" w:rsidR="009F64E2" w:rsidRPr="005340DC" w:rsidRDefault="005340DC" w:rsidP="005340DC">
            <w:pPr>
              <w:pStyle w:val="NormalWeb"/>
              <w:spacing w:before="0" w:beforeAutospacing="0" w:after="0" w:afterAutospacing="0" w:line="360" w:lineRule="auto"/>
              <w:jc w:val="center"/>
              <w:rPr>
                <w:rFonts w:asciiTheme="majorHAnsi" w:hAnsiTheme="majorHAnsi" w:cstheme="majorHAnsi"/>
                <w:b/>
                <w:bCs/>
                <w:sz w:val="22"/>
                <w:szCs w:val="22"/>
              </w:rPr>
            </w:pPr>
            <w:r w:rsidRPr="005340DC">
              <w:rPr>
                <w:b/>
                <w:bCs/>
                <w:sz w:val="22"/>
                <w:szCs w:val="22"/>
              </w:rPr>
              <w:t>LASSO</w:t>
            </w:r>
          </w:p>
        </w:tc>
      </w:tr>
      <w:tr w:rsidR="00075A6A" w14:paraId="5FCF5E08" w14:textId="77777777" w:rsidTr="009F64E2">
        <w:tc>
          <w:tcPr>
            <w:tcW w:w="1726" w:type="dxa"/>
          </w:tcPr>
          <w:p w14:paraId="26209256" w14:textId="70A69D9C"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Calibri" w:hAnsi="Calibri" w:cs="Calibri"/>
                <w:sz w:val="22"/>
                <w:szCs w:val="22"/>
              </w:rPr>
              <w:t>AZGP1</w:t>
            </w:r>
          </w:p>
        </w:tc>
        <w:tc>
          <w:tcPr>
            <w:tcW w:w="1726" w:type="dxa"/>
          </w:tcPr>
          <w:p w14:paraId="4A9AC4AF" w14:textId="4CD72068"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2E784671" w14:textId="365D01AE"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573320DC" w14:textId="2129F89A"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5F808085" w14:textId="7C311FCA"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r>
      <w:tr w:rsidR="00075A6A" w14:paraId="3224C141" w14:textId="77777777" w:rsidTr="009F64E2">
        <w:tc>
          <w:tcPr>
            <w:tcW w:w="1726" w:type="dxa"/>
          </w:tcPr>
          <w:p w14:paraId="31575271" w14:textId="3D570B9A"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Calibri" w:hAnsi="Calibri" w:cs="Calibri"/>
                <w:sz w:val="22"/>
                <w:szCs w:val="22"/>
              </w:rPr>
              <w:lastRenderedPageBreak/>
              <w:t>Ketoleucine</w:t>
            </w:r>
          </w:p>
        </w:tc>
        <w:tc>
          <w:tcPr>
            <w:tcW w:w="1726" w:type="dxa"/>
          </w:tcPr>
          <w:p w14:paraId="7E02845A" w14:textId="20D4D351"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419C5F97" w14:textId="29164A6D"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270BF71A" w14:textId="379F4E0C"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111372B8" w14:textId="3ED2A3EC"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r>
      <w:tr w:rsidR="00075A6A" w14:paraId="7B968328" w14:textId="77777777" w:rsidTr="009F64E2">
        <w:tc>
          <w:tcPr>
            <w:tcW w:w="1726" w:type="dxa"/>
          </w:tcPr>
          <w:p w14:paraId="4716AE3C" w14:textId="4A2AD2A0"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Calibri" w:hAnsi="Calibri" w:cs="Calibri"/>
                <w:sz w:val="22"/>
                <w:szCs w:val="22"/>
              </w:rPr>
              <w:t>CLEC4D</w:t>
            </w:r>
          </w:p>
        </w:tc>
        <w:tc>
          <w:tcPr>
            <w:tcW w:w="1726" w:type="dxa"/>
          </w:tcPr>
          <w:p w14:paraId="4C27028C" w14:textId="6CFBB5C6"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0F998B08" w14:textId="573205BF"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1077610A" w14:textId="0BE138D7"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4ED279C6" w14:textId="3397C7F1"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r>
      <w:tr w:rsidR="00075A6A" w14:paraId="1EB226C9" w14:textId="77777777" w:rsidTr="009F64E2">
        <w:tc>
          <w:tcPr>
            <w:tcW w:w="1726" w:type="dxa"/>
          </w:tcPr>
          <w:p w14:paraId="58329AC1" w14:textId="7E74ECF2"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Calibri" w:hAnsi="Calibri" w:cs="Calibri"/>
                <w:sz w:val="22"/>
                <w:szCs w:val="22"/>
              </w:rPr>
              <w:t>L-Alanine</w:t>
            </w:r>
          </w:p>
        </w:tc>
        <w:tc>
          <w:tcPr>
            <w:tcW w:w="1726" w:type="dxa"/>
          </w:tcPr>
          <w:p w14:paraId="2867B64E" w14:textId="50111341"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2DC9A029" w14:textId="35135B89"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2B1205DC" w14:textId="58A8EF31"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6D778EE7" w14:textId="58F43839"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r>
      <w:tr w:rsidR="00075A6A" w14:paraId="71A6F6AF" w14:textId="77777777" w:rsidTr="009F64E2">
        <w:tc>
          <w:tcPr>
            <w:tcW w:w="1726" w:type="dxa"/>
          </w:tcPr>
          <w:p w14:paraId="3386B208" w14:textId="58ABA80F"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Calibri" w:hAnsi="Calibri" w:cs="Calibri"/>
                <w:sz w:val="22"/>
                <w:szCs w:val="22"/>
              </w:rPr>
              <w:t>NLRP3</w:t>
            </w:r>
          </w:p>
        </w:tc>
        <w:tc>
          <w:tcPr>
            <w:tcW w:w="1726" w:type="dxa"/>
          </w:tcPr>
          <w:p w14:paraId="51689B8C" w14:textId="49FED547"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35241E01" w14:textId="42AB66DE"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459FE587" w14:textId="73C285A1"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c>
          <w:tcPr>
            <w:tcW w:w="1726" w:type="dxa"/>
          </w:tcPr>
          <w:p w14:paraId="22354BBB" w14:textId="5E8D6CB3" w:rsidR="00075A6A" w:rsidRPr="00075A6A" w:rsidRDefault="00075A6A" w:rsidP="00075A6A">
            <w:pPr>
              <w:pStyle w:val="NormalWeb"/>
              <w:spacing w:before="0" w:beforeAutospacing="0" w:after="0" w:afterAutospacing="0" w:line="360" w:lineRule="auto"/>
              <w:jc w:val="center"/>
              <w:rPr>
                <w:rFonts w:ascii="Calibri" w:hAnsi="Calibri" w:cs="Calibri"/>
                <w:sz w:val="22"/>
                <w:szCs w:val="22"/>
              </w:rPr>
            </w:pPr>
            <w:r w:rsidRPr="00075A6A">
              <w:rPr>
                <w:rFonts w:ascii="Segoe UI Symbol" w:hAnsi="Segoe UI Symbol" w:cs="Segoe UI Symbol"/>
                <w:sz w:val="22"/>
                <w:szCs w:val="22"/>
              </w:rPr>
              <w:t>✗</w:t>
            </w:r>
          </w:p>
        </w:tc>
      </w:tr>
    </w:tbl>
    <w:p w14:paraId="1A109F6D" w14:textId="77777777" w:rsidR="00972B62" w:rsidRDefault="00972B62" w:rsidP="002C078B">
      <w:pPr>
        <w:pStyle w:val="NormalWeb"/>
        <w:spacing w:before="0" w:beforeAutospacing="0" w:after="0" w:afterAutospacing="0" w:line="360" w:lineRule="auto"/>
        <w:rPr>
          <w:rFonts w:asciiTheme="majorHAnsi" w:hAnsiTheme="majorHAnsi" w:cstheme="majorHAnsi"/>
        </w:rPr>
      </w:pPr>
    </w:p>
    <w:p w14:paraId="110C725D" w14:textId="32C5D83E" w:rsidR="00610E81" w:rsidRPr="002C078B" w:rsidRDefault="00610E81" w:rsidP="002C078B">
      <w:pPr>
        <w:pStyle w:val="NormalWeb"/>
        <w:spacing w:before="0" w:beforeAutospacing="0" w:after="0" w:afterAutospacing="0" w:line="360" w:lineRule="auto"/>
        <w:rPr>
          <w:ins w:id="10" w:author="Kargarfard, Nehleh (H&amp;B, Westmead)" w:date="2025-11-25T15:43:00Z" w16du:dateUtc="2025-11-25T04:43:00Z"/>
          <w:rFonts w:asciiTheme="majorHAnsi" w:hAnsiTheme="majorHAnsi" w:cstheme="majorHAnsi"/>
        </w:rPr>
      </w:pPr>
      <w:r w:rsidRPr="00610E81">
        <w:rPr>
          <w:rFonts w:asciiTheme="majorHAnsi" w:hAnsiTheme="majorHAnsi" w:cstheme="majorHAnsi" w:hint="eastAsia"/>
        </w:rPr>
        <w:t>The extracted rules—such as low Ketoleucine and low AZGP1 → Vaccinated—provide a direct link between measurable molecular features and vaccination status. These features are consistent with broader evidence that branched-chain amino-acid metabolism and zin</w:t>
      </w:r>
      <w:r w:rsidRPr="00610E81">
        <w:rPr>
          <w:rFonts w:asciiTheme="majorHAnsi" w:hAnsiTheme="majorHAnsi" w:cstheme="majorHAnsi"/>
        </w:rPr>
        <w:t>c-associated glycoproteins participate in immune and inflammatory regulation, although their precise roles in vaccine responses remain to be clarified</w:t>
      </w:r>
      <w:r>
        <w:rPr>
          <w:rFonts w:asciiTheme="majorHAnsi" w:hAnsiTheme="majorHAnsi" w:cstheme="majorHAnsi"/>
        </w:rPr>
        <w:t xml:space="preserve"> </w:t>
      </w:r>
      <w:r>
        <w:rPr>
          <w:rFonts w:asciiTheme="majorHAnsi" w:hAnsiTheme="majorHAnsi" w:cstheme="majorHAnsi"/>
        </w:rPr>
        <w:fldChar w:fldCharType="begin"/>
      </w:r>
      <w:r>
        <w:rPr>
          <w:rFonts w:asciiTheme="majorHAnsi" w:hAnsiTheme="majorHAnsi" w:cstheme="majorHAnsi"/>
        </w:rPr>
        <w:instrText xml:space="preserve"> ADDIN ZOTERO_ITEM CSL_CITATION {"citationID":"u9TeUUGZ","properties":{"formattedCitation":"(Kelly &amp; Pearce, 2020; Ling et al., 2023)","plainCitation":"(Kelly &amp; Pearce, 2020; Ling et al., 2023)","noteIndex":0},"citationItems":[{"id":57,"uris":["http://zotero.org/users/local/WyumZsvD/items/V9664G4W"],"itemData":{"id":57,"type":"article-journal","abstract":"Amino acids are fundamental building blocks supporting life. Their role in protein synthesis is well defined, but they contribute to a host of other intracellular metabolic pathways, including ATP generation, nucleotide synthesis, and redox balance, to support cellular and organismal function. Immune cells critically depend on such pathways to acquire energy and biomass and to reprogram their metabolism upon activation to support growth, proliferation, and effector functions. Amino acid metabolism plays a key role in this metabolic rewiring, and it supports various immune cell functions beyond increased protein synthesis. Here, we review the mechanisms by which amino acid metabolism promotes immune cell function, and how these processes could be targeted to improve immunity in pathological conditions.","container-title":"Cell Metabolism","DOI":"10.1016/j.cmet.2020.06.010","ISSN":"1932-7420","issue":"2","journalAbbreviation":"Cell Metab","language":"eng","note":"PMID: 32649859","page":"154-175","source":"PubMed","title":"Amino Assets: How Amino Acids Support Immunity","title-short":"Amino Assets","volume":"32","author":[{"family":"Kelly","given":"Beth"},{"family":"Pearce","given":"Erika L."}],"issued":{"date-parts":[["2020",8,4]]}}},{"id":60,"uris":["http://zotero.org/users/local/WyumZsvD/items/KWBCMY6G"],"itemData":{"id":60,"type":"article-journal","abstract":"Amino acids are the building blocks of protein synthesis. They are structural elements and energy sources of cells necessary for normal cell growth, differentiation and function. Amino acid metabolism disorders have been linked with a number of pathological conditions, including metabolic diseases, cardiovascular diseases, immune diseases, and cancer. In the case of tumors, alterations in amino acid metabolism can be used not only as clinical indicators of cancer progression but also as therapeutic strategies. Since the growth and development of tumors depend on the intake of foreign amino acids, more and more studies have targeted the metabolism of tumor-related amino acids to selectively kill tumor cells. Furthermore, immune-related studies have confirmed that amino acid metabolism regulates the function of effector T cells and regulatory T cells, affecting the function of immune cells. Therefore, studying amino acid metabolism associated with disease and identifying targets in amino acid metabolic pathways may be helpful for disease treatment. This article mainly focuses on the research of amino acid metabolism in tumor-oriented diseases, and reviews the research and clinical research progress of metabolic diseases, cardiovascular diseases and immune-related diseases related to amino acid metabolism, in order to provide theoretical basis for targeted therapy of amino acid metabolism.","container-title":"Signal Transduction and Targeted Therapy","DOI":"10.1038/s41392-023-01569-3","ISSN":"2059-3635","issue":"1","journalAbbreviation":"Sig Transduct Target Ther","language":"en","license":"2023 The Author(s)","note":"publisher: Nature Publishing Group","page":"345","source":"www.nature.com","title":"Amino acid metabolism in health and disease","volume":"8","author":[{"family":"Ling","given":"Zhe-Nan"},{"family":"Jiang","given":"Yi-Fan"},{"family":"Ru","given":"Jun-Nan"},{"family":"Lu","given":"Jia-Hua"},{"family":"Ding","given":"Bo"},{"family":"Wu","given":"Jian"}],"issued":{"date-parts":[["2023",9,13]]}}}],"schema":"https://github.com/citation-style-language/schema/raw/master/csl-citation.json"} </w:instrText>
      </w:r>
      <w:r>
        <w:rPr>
          <w:rFonts w:asciiTheme="majorHAnsi" w:hAnsiTheme="majorHAnsi" w:cstheme="majorHAnsi"/>
        </w:rPr>
        <w:fldChar w:fldCharType="separate"/>
      </w:r>
      <w:r>
        <w:rPr>
          <w:rFonts w:asciiTheme="majorHAnsi" w:hAnsiTheme="majorHAnsi" w:cstheme="majorHAnsi"/>
          <w:noProof/>
        </w:rPr>
        <w:t>(Kelly &amp; Pearce, 2020; Ling et al., 2023)</w:t>
      </w:r>
      <w:r>
        <w:rPr>
          <w:rFonts w:asciiTheme="majorHAnsi" w:hAnsiTheme="majorHAnsi" w:cstheme="majorHAnsi"/>
        </w:rPr>
        <w:fldChar w:fldCharType="end"/>
      </w:r>
      <w:ins w:id="11" w:author="Kargarfard, Nehleh (H&amp;B, Westmead)" w:date="2025-11-25T15:43:00Z" w16du:dateUtc="2025-11-25T04:43:00Z">
        <w:r w:rsidRPr="00610E81">
          <w:rPr>
            <w:rFonts w:asciiTheme="majorHAnsi" w:hAnsiTheme="majorHAnsi" w:cstheme="majorHAnsi"/>
          </w:rPr>
          <w:t>.</w:t>
        </w:r>
      </w:ins>
      <w:r w:rsidR="009B5079">
        <w:rPr>
          <w:rFonts w:asciiTheme="majorHAnsi" w:hAnsiTheme="majorHAnsi" w:cstheme="majorHAnsi"/>
        </w:rPr>
        <w:t xml:space="preserve"> </w:t>
      </w:r>
      <w:r w:rsidR="009B5079" w:rsidRPr="009B5079">
        <w:rPr>
          <w:rFonts w:asciiTheme="majorHAnsi" w:hAnsiTheme="majorHAnsi" w:cstheme="majorHAnsi"/>
        </w:rPr>
        <w:t>These interpretable ML findings complement the statistical analyses performed in the original study (</w:t>
      </w:r>
      <w:r w:rsidR="00096169">
        <w:rPr>
          <w:rFonts w:asciiTheme="majorHAnsi" w:hAnsiTheme="majorHAnsi" w:cstheme="majorHAnsi"/>
          <w:noProof/>
        </w:rPr>
        <w:t>Lee et al., n.d.</w:t>
      </w:r>
      <w:r w:rsidR="009B5079" w:rsidRPr="009B5079">
        <w:rPr>
          <w:rFonts w:asciiTheme="majorHAnsi" w:hAnsiTheme="majorHAnsi" w:cstheme="majorHAnsi"/>
        </w:rPr>
        <w:t>). In that work, differential expression analysis identified several vaccination-associated genes.</w:t>
      </w:r>
    </w:p>
    <w:p w14:paraId="277B3106" w14:textId="77777777" w:rsidR="00EF3489" w:rsidRPr="002C078B" w:rsidRDefault="00EF3489"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 xml:space="preserve">Beyond identifying a single best model, Rashomon exploration revealed multiple, equally accurate trees containing overlapping but distinct rule combinations. This diversity reflects the biological redundancy of immune mechanisms, where different molecular pathways can yield comparable protective responses. Stable rules, such as those involving </w:t>
      </w:r>
      <w:r w:rsidRPr="002C078B">
        <w:rPr>
          <w:rStyle w:val="Emphasis"/>
          <w:rFonts w:asciiTheme="majorHAnsi" w:hAnsiTheme="majorHAnsi" w:cstheme="majorHAnsi"/>
        </w:rPr>
        <w:t>Ketoleucine</w:t>
      </w:r>
      <w:r w:rsidRPr="002C078B">
        <w:rPr>
          <w:rFonts w:asciiTheme="majorHAnsi" w:hAnsiTheme="majorHAnsi" w:cstheme="majorHAnsi"/>
        </w:rPr>
        <w:t xml:space="preserve">, </w:t>
      </w:r>
      <w:r w:rsidRPr="002C078B">
        <w:rPr>
          <w:rStyle w:val="Emphasis"/>
          <w:rFonts w:asciiTheme="majorHAnsi" w:hAnsiTheme="majorHAnsi" w:cstheme="majorHAnsi"/>
        </w:rPr>
        <w:t>AZGP1</w:t>
      </w:r>
      <w:r w:rsidRPr="002C078B">
        <w:rPr>
          <w:rFonts w:asciiTheme="majorHAnsi" w:hAnsiTheme="majorHAnsi" w:cstheme="majorHAnsi"/>
        </w:rPr>
        <w:t xml:space="preserve">, and </w:t>
      </w:r>
      <w:r w:rsidRPr="002C078B">
        <w:rPr>
          <w:rStyle w:val="Emphasis"/>
          <w:rFonts w:asciiTheme="majorHAnsi" w:hAnsiTheme="majorHAnsi" w:cstheme="majorHAnsi"/>
        </w:rPr>
        <w:t>CLEC4D</w:t>
      </w:r>
      <w:r w:rsidRPr="002C078B">
        <w:rPr>
          <w:rFonts w:asciiTheme="majorHAnsi" w:hAnsiTheme="majorHAnsi" w:cstheme="majorHAnsi"/>
        </w:rPr>
        <w:t>, appeared across most high-performing trees, confirming their robustness and biological relevance.</w:t>
      </w:r>
    </w:p>
    <w:p w14:paraId="3C146921" w14:textId="1A43FF2D" w:rsidR="00EF3489" w:rsidRDefault="00EF3489"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 xml:space="preserve">Compared with ensemble approaches that provide only aggregate feature importance scores, TreeFARMS explicitly enumerates all near-optimal solutions, allowing direct comparison of interpretable hypotheses. This capacity to </w:t>
      </w:r>
      <w:r w:rsidR="00463C1E" w:rsidRPr="002C078B">
        <w:rPr>
          <w:rFonts w:asciiTheme="majorHAnsi" w:hAnsiTheme="majorHAnsi" w:cstheme="majorHAnsi"/>
        </w:rPr>
        <w:t>visualize</w:t>
      </w:r>
      <w:r w:rsidRPr="002C078B">
        <w:rPr>
          <w:rFonts w:asciiTheme="majorHAnsi" w:hAnsiTheme="majorHAnsi" w:cstheme="majorHAnsi"/>
        </w:rPr>
        <w:t xml:space="preserve"> both stable and alternative rules enhances scientific transparency and supports responsible AI principles in genomic research.</w:t>
      </w:r>
    </w:p>
    <w:p w14:paraId="273D3565" w14:textId="644D558F" w:rsidR="00D5073B" w:rsidRPr="00D5073B" w:rsidRDefault="00D5073B" w:rsidP="00D5073B">
      <w:pPr>
        <w:pStyle w:val="NormalWeb"/>
        <w:spacing w:before="0" w:beforeAutospacing="0" w:after="0" w:line="360" w:lineRule="auto"/>
        <w:rPr>
          <w:rFonts w:asciiTheme="majorHAnsi" w:hAnsiTheme="majorHAnsi" w:cstheme="majorHAnsi"/>
        </w:rPr>
      </w:pPr>
      <w:r w:rsidRPr="00D5073B">
        <w:rPr>
          <w:rFonts w:asciiTheme="majorHAnsi" w:hAnsiTheme="majorHAnsi" w:cstheme="majorHAnsi"/>
        </w:rPr>
        <w:t xml:space="preserve">A key advantage of the TreeFARMS framework is its use of the GOSDT (Generalized Optimal Sparse Decision Trees) solver as the underlying optimization engine. In contrast to classical greedy approaches such as CART or C4.5—which make a sequence of locally optimal split decisions—GOSDT performs a global search over the decision-tree space using dynamic programming and branch-and-bound. This procedure provides a </w:t>
      </w:r>
      <w:r w:rsidRPr="00D5073B">
        <w:rPr>
          <w:rFonts w:asciiTheme="majorHAnsi" w:hAnsiTheme="majorHAnsi" w:cstheme="majorHAnsi"/>
        </w:rPr>
        <w:lastRenderedPageBreak/>
        <w:t>mathematical guarantee that the resulting tree is globally optimal under the specified objective, jointly minimizing classification error and tree complexity controlled by the regularization term λ. As a result, the interpretable models produced by TreeFARMS achieve the best attainable accuracy–simplicity trade-off within the sparse tree family.</w:t>
      </w:r>
    </w:p>
    <w:p w14:paraId="6A8AB103" w14:textId="77777777" w:rsidR="00D5073B" w:rsidRDefault="00D5073B" w:rsidP="00D5073B">
      <w:pPr>
        <w:pStyle w:val="NormalWeb"/>
        <w:spacing w:before="0" w:beforeAutospacing="0" w:after="0" w:line="360" w:lineRule="auto"/>
        <w:rPr>
          <w:rFonts w:asciiTheme="majorHAnsi" w:hAnsiTheme="majorHAnsi" w:cstheme="majorHAnsi"/>
        </w:rPr>
      </w:pPr>
      <w:r w:rsidRPr="00D5073B">
        <w:rPr>
          <w:rFonts w:asciiTheme="majorHAnsi" w:hAnsiTheme="majorHAnsi" w:cstheme="majorHAnsi"/>
        </w:rPr>
        <w:t>GOSDT further maintains tight upper bounds on the potential performance of partially explored trees, allowing it to prune entire regions of the search space that cannot fall within the user-defined Rashomon bound. This makes exhaustive search computationally feasible while ensuring that no high-performing alternative trees are missed.</w:t>
      </w:r>
    </w:p>
    <w:p w14:paraId="6951B460" w14:textId="2E137049" w:rsidR="00D5073B" w:rsidRDefault="00D5073B" w:rsidP="00D5073B">
      <w:pPr>
        <w:pStyle w:val="NormalWeb"/>
        <w:spacing w:before="0" w:beforeAutospacing="0" w:after="0" w:line="360" w:lineRule="auto"/>
        <w:rPr>
          <w:rFonts w:asciiTheme="majorHAnsi" w:hAnsiTheme="majorHAnsi" w:cstheme="majorHAnsi"/>
        </w:rPr>
      </w:pPr>
      <w:r w:rsidRPr="00D5073B">
        <w:rPr>
          <w:rFonts w:asciiTheme="majorHAnsi" w:hAnsiTheme="majorHAnsi" w:cstheme="majorHAnsi"/>
        </w:rPr>
        <w:t>Crucially, this optimization structure enables complete enumeration of the Rashomon set through TreeFARMS. Prior methods typically rely on repeated sampling, perturbation, or bootstrap procedures to approximate near-optimal models, often producing incomplete or biased subsets. In contrast, TreeFARMS guarantees discovery of all sparse decision trees whose loss lies within the Rashomon bound of the global optimum</w:t>
      </w:r>
      <w:r>
        <w:rPr>
          <w:rFonts w:asciiTheme="majorHAnsi" w:hAnsiTheme="majorHAnsi" w:cstheme="majorHAnsi"/>
        </w:rPr>
        <w:t xml:space="preserve"> </w:t>
      </w:r>
      <w:r>
        <w:rPr>
          <w:rFonts w:asciiTheme="majorHAnsi" w:hAnsiTheme="majorHAnsi" w:cstheme="majorHAnsi"/>
        </w:rPr>
        <w:fldChar w:fldCharType="begin"/>
      </w:r>
      <w:r>
        <w:rPr>
          <w:rFonts w:asciiTheme="majorHAnsi" w:hAnsiTheme="majorHAnsi" w:cstheme="majorHAnsi"/>
        </w:rPr>
        <w:instrText xml:space="preserve"> ADDIN ZOTERO_ITEM CSL_CITATION {"citationID":"yBVAyGKd","properties":{"formattedCitation":"(Xin et al., 2022)","plainCitation":"(Xin et al., 2022)","noteIndex":0},"citationItems":[{"id":62,"uris":["http://zotero.org/users/local/WyumZsvD/items/RJ7AALPK"],"itemData":{"id":62,"type":"article-journal","container-title":"Advances in Neural Information Processing Systems","language":"en","page":"14071-14084","source":"proceedings.neurips.cc","title":"Exploring the Whole Rashomon Set of Sparse Decision Trees","volume":"35","author":[{"family":"Xin","given":"Rui"},{"family":"Zhong","given":"Chudi"},{"family":"Chen","given":"Zhi"},{"family":"Takagi","given":"Takuya"},{"family":"Seltzer","given":"Margo"},{"family":"Rudin","given":"Cynthia"}],"issued":{"date-parts":[["2022",12,6]]}}}],"schema":"https://github.com/citation-style-language/schema/raw/master/csl-citation.json"} </w:instrText>
      </w:r>
      <w:r>
        <w:rPr>
          <w:rFonts w:asciiTheme="majorHAnsi" w:hAnsiTheme="majorHAnsi" w:cstheme="majorHAnsi"/>
        </w:rPr>
        <w:fldChar w:fldCharType="separate"/>
      </w:r>
      <w:r>
        <w:rPr>
          <w:rFonts w:asciiTheme="majorHAnsi" w:hAnsiTheme="majorHAnsi" w:cstheme="majorHAnsi"/>
          <w:noProof/>
        </w:rPr>
        <w:t>(Xin et al., 2022)</w:t>
      </w:r>
      <w:r>
        <w:rPr>
          <w:rFonts w:asciiTheme="majorHAnsi" w:hAnsiTheme="majorHAnsi" w:cstheme="majorHAnsi"/>
        </w:rPr>
        <w:fldChar w:fldCharType="end"/>
      </w:r>
      <w:r w:rsidRPr="00D5073B">
        <w:rPr>
          <w:rFonts w:asciiTheme="majorHAnsi" w:hAnsiTheme="majorHAnsi" w:cstheme="majorHAnsi"/>
        </w:rPr>
        <w:t>. This complete enumeration provides a uniquely comprehensive view of model uncertainty, allowing us to assess rule stability, feature recurrence, and biological plausibility across all 333 near-optimal models rather than relying on sampled approximations.</w:t>
      </w:r>
    </w:p>
    <w:p w14:paraId="5C80DC5C" w14:textId="6CAE4991" w:rsidR="00F73632" w:rsidRPr="002C078B" w:rsidRDefault="00F73632" w:rsidP="00D5073B">
      <w:pPr>
        <w:pStyle w:val="NormalWeb"/>
        <w:spacing w:before="0" w:beforeAutospacing="0" w:after="0" w:line="360" w:lineRule="auto"/>
        <w:rPr>
          <w:rFonts w:asciiTheme="majorHAnsi" w:hAnsiTheme="majorHAnsi" w:cstheme="majorHAnsi"/>
        </w:rPr>
      </w:pPr>
      <w:r w:rsidRPr="00F73632">
        <w:rPr>
          <w:rFonts w:asciiTheme="majorHAnsi" w:hAnsiTheme="majorHAnsi" w:cstheme="majorHAnsi"/>
        </w:rPr>
        <w:t>A</w:t>
      </w:r>
      <w:r>
        <w:rPr>
          <w:rFonts w:asciiTheme="majorHAnsi" w:hAnsiTheme="majorHAnsi" w:cstheme="majorHAnsi"/>
        </w:rPr>
        <w:t>nother</w:t>
      </w:r>
      <w:r w:rsidRPr="00F73632">
        <w:rPr>
          <w:rFonts w:asciiTheme="majorHAnsi" w:hAnsiTheme="majorHAnsi" w:cstheme="majorHAnsi"/>
        </w:rPr>
        <w:t xml:space="preserve"> notable strength of the TreeFARMS framework is its suitability for small-sample, high-feature datasets: rather than overfitting, it produces compact rule sets that generalize well even when the number of features vastly exceeds the number of individuals.</w:t>
      </w:r>
    </w:p>
    <w:p w14:paraId="7611E86F" w14:textId="77777777" w:rsidR="00EF3489" w:rsidRPr="002C078B" w:rsidRDefault="00EF3489" w:rsidP="002C078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t>By embedding interpretability within the modelling process, rather than applying it post hoc, our framework allows decision-makers and experimentalists to trace each prediction to specific molecular conditions. Such transparency strengthens trust, facilitates biological validation, and enables integration of machine learning results into experimental design and public-health decision support.</w:t>
      </w:r>
    </w:p>
    <w:p w14:paraId="0B4EE166" w14:textId="293B564B" w:rsidR="00223D92" w:rsidRPr="0004596B" w:rsidRDefault="00EF3489" w:rsidP="0004596B">
      <w:pPr>
        <w:pStyle w:val="NormalWeb"/>
        <w:spacing w:before="0" w:beforeAutospacing="0" w:after="0" w:afterAutospacing="0" w:line="360" w:lineRule="auto"/>
        <w:rPr>
          <w:rFonts w:asciiTheme="majorHAnsi" w:hAnsiTheme="majorHAnsi" w:cstheme="majorHAnsi"/>
        </w:rPr>
      </w:pPr>
      <w:r w:rsidRPr="002C078B">
        <w:rPr>
          <w:rFonts w:asciiTheme="majorHAnsi" w:hAnsiTheme="majorHAnsi" w:cstheme="majorHAnsi"/>
        </w:rPr>
        <w:lastRenderedPageBreak/>
        <w:t xml:space="preserve">Future work will extend this approach to larger cohorts and additional omics layers, assessing how Rashomon-derived rule sets </w:t>
      </w:r>
      <w:r w:rsidR="00463C1E" w:rsidRPr="002C078B">
        <w:rPr>
          <w:rFonts w:asciiTheme="majorHAnsi" w:hAnsiTheme="majorHAnsi" w:cstheme="majorHAnsi"/>
        </w:rPr>
        <w:t>generalize</w:t>
      </w:r>
      <w:r w:rsidRPr="002C078B">
        <w:rPr>
          <w:rFonts w:asciiTheme="majorHAnsi" w:hAnsiTheme="majorHAnsi" w:cstheme="majorHAnsi"/>
        </w:rPr>
        <w:t xml:space="preserve"> across vaccine platforms or host species. Integrating interpretable rules with mechanistic or causal models could further validate their biological significance and support explainable, reproducible analytics for next-generation vaccine studies.</w:t>
      </w:r>
    </w:p>
    <w:p w14:paraId="14BACD3B" w14:textId="77777777" w:rsidR="00DE17CB" w:rsidRDefault="000E5DE3">
      <w:pPr>
        <w:pStyle w:val="Heading1"/>
      </w:pPr>
      <w:r>
        <w:t>Acknowledgments</w:t>
      </w:r>
    </w:p>
    <w:p w14:paraId="368527F9" w14:textId="77777777" w:rsidR="00F106DB" w:rsidRPr="002C078B" w:rsidRDefault="00F106DB" w:rsidP="002C078B">
      <w:pPr>
        <w:pStyle w:val="paragraph"/>
        <w:spacing w:before="0" w:beforeAutospacing="0" w:after="0" w:afterAutospacing="0" w:line="360" w:lineRule="auto"/>
        <w:jc w:val="both"/>
        <w:textAlignment w:val="baseline"/>
        <w:rPr>
          <w:rFonts w:asciiTheme="majorHAnsi" w:hAnsiTheme="majorHAnsi" w:cstheme="majorHAnsi"/>
          <w:sz w:val="18"/>
          <w:szCs w:val="18"/>
        </w:rPr>
      </w:pPr>
      <w:r w:rsidRPr="002C078B">
        <w:rPr>
          <w:rStyle w:val="normaltextrun"/>
          <w:rFonts w:asciiTheme="majorHAnsi" w:hAnsiTheme="majorHAnsi" w:cstheme="majorHAnsi"/>
          <w:lang w:val="en-AU"/>
        </w:rPr>
        <w:t>Ferret vaccination and sample collection was co-sponsored by Inovio Pharmaceuticals and the Commonwealth Scientific and Industrial Research Organisation (CSIRO) as part of a vaccine immunogenicity study. </w:t>
      </w:r>
      <w:r w:rsidRPr="002C078B">
        <w:rPr>
          <w:rStyle w:val="eop"/>
          <w:rFonts w:asciiTheme="majorHAnsi" w:hAnsiTheme="majorHAnsi" w:cstheme="majorHAnsi"/>
        </w:rPr>
        <w:t> </w:t>
      </w:r>
    </w:p>
    <w:p w14:paraId="2D5B4CC1" w14:textId="77777777" w:rsidR="00F106DB" w:rsidRPr="002C078B" w:rsidRDefault="00F106DB" w:rsidP="002C078B">
      <w:pPr>
        <w:pStyle w:val="paragraph"/>
        <w:spacing w:before="0" w:beforeAutospacing="0" w:after="0" w:afterAutospacing="0" w:line="360" w:lineRule="auto"/>
        <w:ind w:firstLine="720"/>
        <w:jc w:val="both"/>
        <w:textAlignment w:val="baseline"/>
        <w:rPr>
          <w:rFonts w:asciiTheme="majorHAnsi" w:hAnsiTheme="majorHAnsi" w:cstheme="majorHAnsi"/>
          <w:sz w:val="18"/>
          <w:szCs w:val="18"/>
        </w:rPr>
      </w:pPr>
      <w:r w:rsidRPr="002C078B">
        <w:rPr>
          <w:rStyle w:val="normaltextrun"/>
          <w:rFonts w:asciiTheme="majorHAnsi" w:hAnsiTheme="majorHAnsi" w:cstheme="majorHAnsi"/>
          <w:lang w:val="en-AU"/>
        </w:rPr>
        <w:t>Omics analysis of collected samples was funded by the U.S. Food and Drug Administration (FDA), Office of the Chief Scientist, Office of Regulatory and Emerging Science Medical Countermeasures Initiative contract BAA-21-00123 Research Area #7 MCMWP #110. The article reflects the views of the authors and does not represent the views or policies of the FDA. </w:t>
      </w:r>
      <w:r w:rsidRPr="002C078B">
        <w:rPr>
          <w:rStyle w:val="eop"/>
          <w:rFonts w:asciiTheme="majorHAnsi" w:hAnsiTheme="majorHAnsi" w:cstheme="majorHAnsi"/>
        </w:rPr>
        <w:t> </w:t>
      </w:r>
    </w:p>
    <w:p w14:paraId="229C6507" w14:textId="77777777" w:rsidR="00F106DB" w:rsidRPr="002C078B" w:rsidRDefault="00F106DB" w:rsidP="002C078B">
      <w:pPr>
        <w:pStyle w:val="paragraph"/>
        <w:spacing w:before="0" w:beforeAutospacing="0" w:after="0" w:afterAutospacing="0" w:line="360" w:lineRule="auto"/>
        <w:ind w:firstLine="720"/>
        <w:jc w:val="both"/>
        <w:textAlignment w:val="baseline"/>
        <w:rPr>
          <w:rStyle w:val="eop"/>
          <w:rFonts w:asciiTheme="majorHAnsi" w:hAnsiTheme="majorHAnsi" w:cstheme="majorHAnsi"/>
        </w:rPr>
      </w:pPr>
      <w:r w:rsidRPr="002C078B">
        <w:rPr>
          <w:rStyle w:val="normaltextrun"/>
          <w:rFonts w:asciiTheme="majorHAnsi" w:hAnsiTheme="majorHAnsi" w:cstheme="majorHAnsi"/>
          <w:color w:val="000000"/>
          <w:lang w:val="en-AU"/>
        </w:rPr>
        <w:t xml:space="preserve">All work with animals was performed under an animal </w:t>
      </w:r>
      <w:r w:rsidRPr="002C078B">
        <w:rPr>
          <w:rStyle w:val="normaltextrun"/>
          <w:rFonts w:asciiTheme="majorHAnsi" w:hAnsiTheme="majorHAnsi" w:cstheme="majorHAnsi"/>
          <w:lang w:val="en-AU"/>
        </w:rPr>
        <w:t>ethics protocol approved by the Animal Ethics Committee at James Cook University (AEC No. A2757). The authors would like to thank the Animal Studies Team at the CSIRO Australian Centre for Disease Preparedness for their help in preparing the ferrets for transportation to JCU, and Professor Seshadri Vasan for his valuable inputs.</w:t>
      </w:r>
      <w:r w:rsidRPr="002C078B">
        <w:rPr>
          <w:rStyle w:val="eop"/>
          <w:rFonts w:asciiTheme="majorHAnsi" w:hAnsiTheme="majorHAnsi" w:cstheme="majorHAnsi"/>
        </w:rPr>
        <w:t> </w:t>
      </w:r>
    </w:p>
    <w:p w14:paraId="2C6AEADD" w14:textId="77777777" w:rsidR="001221AD" w:rsidRDefault="001221AD" w:rsidP="00F106DB">
      <w:pPr>
        <w:pStyle w:val="paragraph"/>
        <w:spacing w:before="0" w:beforeAutospacing="0" w:after="0" w:afterAutospacing="0"/>
        <w:ind w:firstLine="720"/>
        <w:jc w:val="both"/>
        <w:textAlignment w:val="baseline"/>
        <w:rPr>
          <w:rStyle w:val="eop"/>
        </w:rPr>
      </w:pPr>
    </w:p>
    <w:p w14:paraId="5D1058A9" w14:textId="77777777" w:rsidR="001221AD" w:rsidRDefault="001221AD" w:rsidP="002C078B">
      <w:pPr>
        <w:pStyle w:val="Heading1"/>
        <w:rPr>
          <w:rFonts w:ascii="Segoe UI" w:hAnsi="Segoe UI" w:cs="Segoe UI"/>
          <w:sz w:val="18"/>
          <w:szCs w:val="18"/>
        </w:rPr>
      </w:pPr>
      <w:r>
        <w:rPr>
          <w:rStyle w:val="normaltextrun"/>
          <w:lang w:val="en-AU"/>
        </w:rPr>
        <w:t>Data availability</w:t>
      </w:r>
      <w:r>
        <w:rPr>
          <w:rStyle w:val="eop"/>
        </w:rPr>
        <w:t> </w:t>
      </w:r>
    </w:p>
    <w:p w14:paraId="6FCAE54F" w14:textId="1FDE5AB2" w:rsidR="001221AD" w:rsidRDefault="001221AD" w:rsidP="00F54BF0">
      <w:pPr>
        <w:pStyle w:val="paragraph"/>
        <w:spacing w:before="0" w:beforeAutospacing="0" w:after="0" w:afterAutospacing="0" w:line="360" w:lineRule="auto"/>
        <w:jc w:val="both"/>
        <w:textAlignment w:val="baseline"/>
        <w:rPr>
          <w:rFonts w:ascii="Segoe UI" w:hAnsi="Segoe UI" w:cs="Segoe UI"/>
          <w:sz w:val="18"/>
          <w:szCs w:val="18"/>
        </w:rPr>
      </w:pPr>
      <w:r w:rsidRPr="002C078B">
        <w:rPr>
          <w:rStyle w:val="normaltextrun"/>
          <w:rFonts w:ascii="Calibri" w:hAnsi="Calibri" w:cs="Calibri"/>
          <w:lang w:val="en-AU"/>
        </w:rPr>
        <w:t>The datasets generated and/or analysed during the current study are available in the [insert name of repository] repository, [insert persistent URL to datasets].</w:t>
      </w:r>
      <w:r>
        <w:rPr>
          <w:rStyle w:val="normaltextrun"/>
          <w:lang w:val="en-AU"/>
        </w:rPr>
        <w:t> </w:t>
      </w:r>
      <w:r>
        <w:rPr>
          <w:rStyle w:val="eop"/>
        </w:rPr>
        <w:t> </w:t>
      </w:r>
    </w:p>
    <w:p w14:paraId="29E1909F" w14:textId="0589A295" w:rsidR="00F54BF0" w:rsidRDefault="001221AD" w:rsidP="00F54BF0">
      <w:pPr>
        <w:pStyle w:val="Heading1"/>
      </w:pPr>
      <w:r w:rsidRPr="002C078B">
        <w:rPr>
          <w:rStyle w:val="normaltextrun"/>
        </w:rPr>
        <w:t>Code availability</w:t>
      </w:r>
      <w:r w:rsidRPr="002C078B">
        <w:rPr>
          <w:rStyle w:val="eop"/>
        </w:rPr>
        <w:t> </w:t>
      </w:r>
    </w:p>
    <w:p w14:paraId="690527CB" w14:textId="77777777" w:rsidR="00F54BF0" w:rsidRPr="00F54BF0" w:rsidRDefault="00F54BF0" w:rsidP="00F54BF0">
      <w:pPr>
        <w:spacing w:before="240" w:line="360" w:lineRule="auto"/>
        <w:rPr>
          <w:rFonts w:asciiTheme="majorHAnsi" w:hAnsiTheme="majorHAnsi" w:cstheme="majorHAnsi"/>
          <w:sz w:val="24"/>
          <w:szCs w:val="24"/>
        </w:rPr>
      </w:pPr>
      <w:r w:rsidRPr="00F54BF0">
        <w:rPr>
          <w:rFonts w:asciiTheme="majorHAnsi" w:hAnsiTheme="majorHAnsi" w:cstheme="majorHAnsi"/>
          <w:sz w:val="24"/>
          <w:szCs w:val="24"/>
        </w:rPr>
        <w:t>The TreeFARMS analysis workflow is available at:</w:t>
      </w:r>
    </w:p>
    <w:p w14:paraId="05D478D5" w14:textId="755956D9" w:rsidR="00F54BF0" w:rsidRPr="00F54BF0" w:rsidRDefault="00F54BF0" w:rsidP="00F54BF0">
      <w:pPr>
        <w:spacing w:before="240" w:line="360" w:lineRule="auto"/>
        <w:rPr>
          <w:rFonts w:asciiTheme="majorHAnsi" w:hAnsiTheme="majorHAnsi" w:cstheme="majorHAnsi"/>
          <w:sz w:val="24"/>
          <w:szCs w:val="24"/>
        </w:rPr>
      </w:pPr>
      <w:hyperlink r:id="rId16" w:history="1">
        <w:r w:rsidRPr="00F54BF0">
          <w:rPr>
            <w:rStyle w:val="Hyperlink"/>
            <w:rFonts w:asciiTheme="majorHAnsi" w:hAnsiTheme="majorHAnsi" w:cstheme="majorHAnsi"/>
            <w:sz w:val="24"/>
            <w:szCs w:val="24"/>
          </w:rPr>
          <w:t>https://github.com/nehlehk/iml-ferret-vaccine.</w:t>
        </w:r>
      </w:hyperlink>
    </w:p>
    <w:p w14:paraId="403EA942" w14:textId="432C2DF0" w:rsidR="00F54BF0" w:rsidRPr="00F54BF0" w:rsidRDefault="00F54BF0" w:rsidP="00F54BF0">
      <w:pPr>
        <w:spacing w:before="240" w:line="360" w:lineRule="auto"/>
        <w:rPr>
          <w:rFonts w:asciiTheme="majorHAnsi" w:hAnsiTheme="majorHAnsi" w:cstheme="majorHAnsi"/>
          <w:sz w:val="24"/>
          <w:szCs w:val="24"/>
        </w:rPr>
      </w:pPr>
      <w:r w:rsidRPr="00F54BF0">
        <w:rPr>
          <w:rFonts w:asciiTheme="majorHAnsi" w:hAnsiTheme="majorHAnsi" w:cstheme="majorHAnsi"/>
          <w:sz w:val="24"/>
          <w:szCs w:val="24"/>
        </w:rPr>
        <w:lastRenderedPageBreak/>
        <w:t>Due to institutional data sharing restrictions, the ferret omics dataset is not publicly available; processed feature matrices can be shared upon reasonable request.</w:t>
      </w:r>
    </w:p>
    <w:p w14:paraId="1E20F5D7" w14:textId="77777777" w:rsidR="00F54BF0" w:rsidRPr="00F54BF0" w:rsidRDefault="00F54BF0" w:rsidP="00F54BF0"/>
    <w:p w14:paraId="36D2192A" w14:textId="77F7D662" w:rsidR="00A36120" w:rsidRPr="00A36120" w:rsidRDefault="000E5DE3" w:rsidP="00A36120">
      <w:pPr>
        <w:pStyle w:val="Heading1"/>
      </w:pPr>
      <w:r>
        <w:t>References</w:t>
      </w:r>
    </w:p>
    <w:p w14:paraId="07C3C07B" w14:textId="77777777" w:rsidR="00D5073B" w:rsidRPr="00D5073B" w:rsidRDefault="00CC4F5A" w:rsidP="00D5073B">
      <w:pPr>
        <w:pStyle w:val="Bibliography"/>
        <w:rPr>
          <w:rFonts w:ascii="Cambria" w:cs="Times New Roman"/>
          <w:szCs w:val="24"/>
        </w:rPr>
      </w:pPr>
      <w:r>
        <w:rPr>
          <w:lang w:bidi="fa-IR"/>
        </w:rPr>
        <w:fldChar w:fldCharType="begin"/>
      </w:r>
      <w:r w:rsidR="00D5073B">
        <w:rPr>
          <w:lang w:bidi="fa-IR"/>
        </w:rPr>
        <w:instrText xml:space="preserve"> ADDIN ZOTERO_BIBL {"uncited":[["http://zotero.org/users/local/WyumZsvD/items/467VRANJ"],["http://zotero.org/users/local/WyumZsvD/items/AMEQ3AVC"],["http://zotero.org/users/local/WyumZsvD/items/YV38ZYX7"],["http://zotero.org/users/local/WyumZsvD/items/VGC9EXEE"],["http://zotero.org/users/local/WyumZsvD/items/VUG7CZ6W"],["http://zotero.org/users/local/WyumZsvD/items/33KCHVA8"],["http://zotero.org/users/local/WyumZsvD/items/WS3XJAQ2"],["http://zotero.org/users/local/WyumZsvD/items/CZ5T4GK9"],["http://zotero.org/users/local/WyumZsvD/items/8SHJ8E2X"],["http://zotero.org/users/local/WyumZsvD/items/48V864KF"],["http://zotero.org/users/local/WyumZsvD/items/Q63NEHPW"],["http://zotero.org/users/local/WyumZsvD/items/Y4DC89YK"],["http://zotero.org/users/local/WyumZsvD/items/VN79CNFQ"],["http://zotero.org/users/local/WyumZsvD/items/M5757VR6"],["http://zotero.org/users/local/WyumZsvD/items/3DNBJBIN"],["http://zotero.org/users/local/WyumZsvD/items/NBZILIW8"],["http://zotero.org/users/local/WyumZsvD/items/4YT8TTGU"],["http://zotero.org/users/local/WyumZsvD/items/68SSYZTD"],["http://zotero.org/users/local/WyumZsvD/items/2M789R5C"],["http://zotero.org/users/local/WyumZsvD/items/RJ7AALPK"]],"omitted":[],"custom":[]} CSL_BIBLIOGRAPHY </w:instrText>
      </w:r>
      <w:r>
        <w:rPr>
          <w:lang w:bidi="fa-IR"/>
        </w:rPr>
        <w:fldChar w:fldCharType="separate"/>
      </w:r>
      <w:r w:rsidR="00D5073B" w:rsidRPr="00D5073B">
        <w:rPr>
          <w:rFonts w:ascii="Cambria" w:cs="Times New Roman"/>
          <w:szCs w:val="24"/>
        </w:rPr>
        <w:t xml:space="preserve">Aglin, G., Nijssen, S., &amp; Schaus, P. (2020). Learning optimal decision trees using caching branch-and-bound search. </w:t>
      </w:r>
      <w:r w:rsidR="00D5073B" w:rsidRPr="00D5073B">
        <w:rPr>
          <w:rFonts w:ascii="Cambria" w:cs="Times New Roman"/>
          <w:i/>
          <w:iCs/>
          <w:szCs w:val="24"/>
        </w:rPr>
        <w:t>Proceedings of the AAAI Conference on Artificial Intelligence</w:t>
      </w:r>
      <w:r w:rsidR="00D5073B" w:rsidRPr="00D5073B">
        <w:rPr>
          <w:rFonts w:ascii="Cambria" w:cs="Times New Roman"/>
          <w:szCs w:val="24"/>
        </w:rPr>
        <w:t xml:space="preserve">, </w:t>
      </w:r>
      <w:r w:rsidR="00D5073B" w:rsidRPr="00D5073B">
        <w:rPr>
          <w:rFonts w:ascii="Cambria" w:cs="Times New Roman"/>
          <w:i/>
          <w:iCs/>
          <w:szCs w:val="24"/>
        </w:rPr>
        <w:t>34</w:t>
      </w:r>
      <w:r w:rsidR="00D5073B" w:rsidRPr="00D5073B">
        <w:rPr>
          <w:rFonts w:ascii="Cambria" w:cs="Times New Roman"/>
          <w:szCs w:val="24"/>
        </w:rPr>
        <w:t>(04), 3146–3153. https://ojs.aaai.org/index.php/AAAI/article/view/5711</w:t>
      </w:r>
    </w:p>
    <w:p w14:paraId="7BBBEC32"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Angelino, E., Larus-Stone, N., Alabi, D., Seltzer, M., &amp; Rudin, C. (2018). Learning certifiably optimal rule lists for categorical data. </w:t>
      </w:r>
      <w:r w:rsidRPr="00D5073B">
        <w:rPr>
          <w:rFonts w:ascii="Cambria" w:cs="Times New Roman"/>
          <w:i/>
          <w:iCs/>
          <w:szCs w:val="24"/>
        </w:rPr>
        <w:t>Journal of Machine Learning Research</w:t>
      </w:r>
      <w:r w:rsidRPr="00D5073B">
        <w:rPr>
          <w:rFonts w:ascii="Cambria" w:cs="Times New Roman"/>
          <w:szCs w:val="24"/>
        </w:rPr>
        <w:t xml:space="preserve">, </w:t>
      </w:r>
      <w:r w:rsidRPr="00D5073B">
        <w:rPr>
          <w:rFonts w:ascii="Cambria" w:cs="Times New Roman"/>
          <w:i/>
          <w:iCs/>
          <w:szCs w:val="24"/>
        </w:rPr>
        <w:t>18</w:t>
      </w:r>
      <w:r w:rsidRPr="00D5073B">
        <w:rPr>
          <w:rFonts w:ascii="Cambria" w:cs="Times New Roman"/>
          <w:szCs w:val="24"/>
        </w:rPr>
        <w:t>(234), 1–78.</w:t>
      </w:r>
    </w:p>
    <w:p w14:paraId="73613F3C"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Biswas, N., &amp; Chakrabarti, S. (2020). Artificial intelligence (AI)-based systems biology approaches in multi-omics data analysis of cancer. </w:t>
      </w:r>
      <w:r w:rsidRPr="00D5073B">
        <w:rPr>
          <w:rFonts w:ascii="Cambria" w:cs="Times New Roman"/>
          <w:i/>
          <w:iCs/>
          <w:szCs w:val="24"/>
        </w:rPr>
        <w:t>Frontiers in Oncology</w:t>
      </w:r>
      <w:r w:rsidRPr="00D5073B">
        <w:rPr>
          <w:rFonts w:ascii="Cambria" w:cs="Times New Roman"/>
          <w:szCs w:val="24"/>
        </w:rPr>
        <w:t xml:space="preserve">, </w:t>
      </w:r>
      <w:r w:rsidRPr="00D5073B">
        <w:rPr>
          <w:rFonts w:ascii="Cambria" w:cs="Times New Roman"/>
          <w:i/>
          <w:iCs/>
          <w:szCs w:val="24"/>
        </w:rPr>
        <w:t>10</w:t>
      </w:r>
      <w:r w:rsidRPr="00D5073B">
        <w:rPr>
          <w:rFonts w:ascii="Cambria" w:cs="Times New Roman"/>
          <w:szCs w:val="24"/>
        </w:rPr>
        <w:t>, 588221.</w:t>
      </w:r>
    </w:p>
    <w:p w14:paraId="74C3D169"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Bravi, B. (2024). Development and use of machine learning algorithms in vaccine target selection. </w:t>
      </w:r>
      <w:r w:rsidRPr="00D5073B">
        <w:rPr>
          <w:rFonts w:ascii="Cambria" w:cs="Times New Roman"/>
          <w:i/>
          <w:iCs/>
          <w:szCs w:val="24"/>
        </w:rPr>
        <w:t>Npj Vaccines</w:t>
      </w:r>
      <w:r w:rsidRPr="00D5073B">
        <w:rPr>
          <w:rFonts w:ascii="Cambria" w:cs="Times New Roman"/>
          <w:szCs w:val="24"/>
        </w:rPr>
        <w:t xml:space="preserve">, </w:t>
      </w:r>
      <w:r w:rsidRPr="00D5073B">
        <w:rPr>
          <w:rFonts w:ascii="Cambria" w:cs="Times New Roman"/>
          <w:i/>
          <w:iCs/>
          <w:szCs w:val="24"/>
        </w:rPr>
        <w:t>9</w:t>
      </w:r>
      <w:r w:rsidRPr="00D5073B">
        <w:rPr>
          <w:rFonts w:ascii="Cambria" w:cs="Times New Roman"/>
          <w:szCs w:val="24"/>
        </w:rPr>
        <w:t>(1), 15.</w:t>
      </w:r>
    </w:p>
    <w:p w14:paraId="1745A9A6"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Cummings, R. D., Chiffoleau, E., van Kooyk, Y., &amp; McEver, R. P. (2022). C-Type Lectins. </w:t>
      </w:r>
      <w:r w:rsidRPr="00D5073B">
        <w:rPr>
          <w:rFonts w:ascii="Cambria" w:cs="Times New Roman"/>
          <w:i/>
          <w:iCs/>
          <w:szCs w:val="24"/>
        </w:rPr>
        <w:t>Essentials of Glycobiology [Internet]</w:t>
      </w:r>
      <w:r w:rsidRPr="00D5073B">
        <w:rPr>
          <w:rFonts w:ascii="Cambria" w:cs="Times New Roman"/>
          <w:szCs w:val="24"/>
        </w:rPr>
        <w:t>. https://pubmed.ncbi.nlm.nih.gov/35536935/</w:t>
      </w:r>
    </w:p>
    <w:p w14:paraId="668A0C8F"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Danladi, J., &amp; Sabir, H. (2021). Innate immunity, inflammation activation and heat-shock protein in COVID-19 pathogenesis. </w:t>
      </w:r>
      <w:r w:rsidRPr="00D5073B">
        <w:rPr>
          <w:rFonts w:ascii="Cambria" w:cs="Times New Roman"/>
          <w:i/>
          <w:iCs/>
          <w:szCs w:val="24"/>
        </w:rPr>
        <w:t>Journal of Neuroimmunology</w:t>
      </w:r>
      <w:r w:rsidRPr="00D5073B">
        <w:rPr>
          <w:rFonts w:ascii="Cambria" w:cs="Times New Roman"/>
          <w:szCs w:val="24"/>
        </w:rPr>
        <w:t xml:space="preserve">, </w:t>
      </w:r>
      <w:r w:rsidRPr="00D5073B">
        <w:rPr>
          <w:rFonts w:ascii="Cambria" w:cs="Times New Roman"/>
          <w:i/>
          <w:iCs/>
          <w:szCs w:val="24"/>
        </w:rPr>
        <w:t>358</w:t>
      </w:r>
      <w:r w:rsidRPr="00D5073B">
        <w:rPr>
          <w:rFonts w:ascii="Cambria" w:cs="Times New Roman"/>
          <w:szCs w:val="24"/>
        </w:rPr>
        <w:t>, 577632.</w:t>
      </w:r>
    </w:p>
    <w:p w14:paraId="5910C02F"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Desterke, C., Turhan, A. G., Bennaceur-Griscelli, A., &amp; Griscelli, F. (2020). PPARγ cistrome repression during activation of lung monocyte-macrophages in severe COVID-19. </w:t>
      </w:r>
      <w:r w:rsidRPr="00D5073B">
        <w:rPr>
          <w:rFonts w:ascii="Cambria" w:cs="Times New Roman"/>
          <w:i/>
          <w:iCs/>
          <w:szCs w:val="24"/>
        </w:rPr>
        <w:t>Iscience</w:t>
      </w:r>
      <w:r w:rsidRPr="00D5073B">
        <w:rPr>
          <w:rFonts w:ascii="Cambria" w:cs="Times New Roman"/>
          <w:szCs w:val="24"/>
        </w:rPr>
        <w:t xml:space="preserve">, </w:t>
      </w:r>
      <w:r w:rsidRPr="00D5073B">
        <w:rPr>
          <w:rFonts w:ascii="Cambria" w:cs="Times New Roman"/>
          <w:i/>
          <w:iCs/>
          <w:szCs w:val="24"/>
        </w:rPr>
        <w:t>23</w:t>
      </w:r>
      <w:r w:rsidRPr="00D5073B">
        <w:rPr>
          <w:rFonts w:ascii="Cambria" w:cs="Times New Roman"/>
          <w:szCs w:val="24"/>
        </w:rPr>
        <w:t>(10). https://www.cell.com/iscience/fulltext/S2589-0042(20)30803-8</w:t>
      </w:r>
    </w:p>
    <w:p w14:paraId="72A9BD0A"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Dey, L., Chakraborty, S., &amp; Mukhopadhyay, A. (2020). Machine learning techniques for sequence-based prediction of viral–host interactions between SARS-CoV-2 and human proteins. </w:t>
      </w:r>
      <w:r w:rsidRPr="00D5073B">
        <w:rPr>
          <w:rFonts w:ascii="Cambria" w:cs="Times New Roman"/>
          <w:i/>
          <w:iCs/>
          <w:szCs w:val="24"/>
        </w:rPr>
        <w:t>Biomedical Journal</w:t>
      </w:r>
      <w:r w:rsidRPr="00D5073B">
        <w:rPr>
          <w:rFonts w:ascii="Cambria" w:cs="Times New Roman"/>
          <w:szCs w:val="24"/>
        </w:rPr>
        <w:t xml:space="preserve">, </w:t>
      </w:r>
      <w:r w:rsidRPr="00D5073B">
        <w:rPr>
          <w:rFonts w:ascii="Cambria" w:cs="Times New Roman"/>
          <w:i/>
          <w:iCs/>
          <w:szCs w:val="24"/>
        </w:rPr>
        <w:t>43</w:t>
      </w:r>
      <w:r w:rsidRPr="00D5073B">
        <w:rPr>
          <w:rFonts w:ascii="Cambria" w:cs="Times New Roman"/>
          <w:szCs w:val="24"/>
        </w:rPr>
        <w:t>(5), 438–450.</w:t>
      </w:r>
    </w:p>
    <w:p w14:paraId="74C60D09" w14:textId="77777777" w:rsidR="00D5073B" w:rsidRPr="00D5073B" w:rsidRDefault="00D5073B" w:rsidP="00D5073B">
      <w:pPr>
        <w:pStyle w:val="Bibliography"/>
        <w:rPr>
          <w:rFonts w:ascii="Cambria" w:cs="Times New Roman"/>
          <w:szCs w:val="24"/>
        </w:rPr>
      </w:pPr>
      <w:r w:rsidRPr="00D5073B">
        <w:rPr>
          <w:rFonts w:ascii="Cambria" w:cs="Times New Roman"/>
          <w:szCs w:val="24"/>
        </w:rPr>
        <w:lastRenderedPageBreak/>
        <w:t xml:space="preserve">Evans, M. J., Von Hahn, T., Tscherne, D. M., Syder, A. J., Panis, M., Wölk, B., Hatziioannou, T., McKeating, J. A., Bieniasz, P. D., &amp; Rice, C. M. (2007). Claudin-1 is a hepatitis C virus co-receptor required for a late step in entry. </w:t>
      </w:r>
      <w:r w:rsidRPr="00D5073B">
        <w:rPr>
          <w:rFonts w:ascii="Cambria" w:cs="Times New Roman"/>
          <w:i/>
          <w:iCs/>
          <w:szCs w:val="24"/>
        </w:rPr>
        <w:t>Nature</w:t>
      </w:r>
      <w:r w:rsidRPr="00D5073B">
        <w:rPr>
          <w:rFonts w:ascii="Cambria" w:cs="Times New Roman"/>
          <w:szCs w:val="24"/>
        </w:rPr>
        <w:t xml:space="preserve">, </w:t>
      </w:r>
      <w:r w:rsidRPr="00D5073B">
        <w:rPr>
          <w:rFonts w:ascii="Cambria" w:cs="Times New Roman"/>
          <w:i/>
          <w:iCs/>
          <w:szCs w:val="24"/>
        </w:rPr>
        <w:t>446</w:t>
      </w:r>
      <w:r w:rsidRPr="00D5073B">
        <w:rPr>
          <w:rFonts w:ascii="Cambria" w:cs="Times New Roman"/>
          <w:szCs w:val="24"/>
        </w:rPr>
        <w:t>(7137), 801–805.</w:t>
      </w:r>
    </w:p>
    <w:p w14:paraId="6CEEFB64"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Fisher, A., Rudin, C., &amp; Dominici, F. (2019). All models are wrong, but many are useful: Learning a variable’s importance by studying an entire class of prediction models simultaneously. </w:t>
      </w:r>
      <w:r w:rsidRPr="00D5073B">
        <w:rPr>
          <w:rFonts w:ascii="Cambria" w:cs="Times New Roman"/>
          <w:i/>
          <w:iCs/>
          <w:szCs w:val="24"/>
        </w:rPr>
        <w:t>Journal of Machine Learning Research</w:t>
      </w:r>
      <w:r w:rsidRPr="00D5073B">
        <w:rPr>
          <w:rFonts w:ascii="Cambria" w:cs="Times New Roman"/>
          <w:szCs w:val="24"/>
        </w:rPr>
        <w:t xml:space="preserve">, </w:t>
      </w:r>
      <w:r w:rsidRPr="00D5073B">
        <w:rPr>
          <w:rFonts w:ascii="Cambria" w:cs="Times New Roman"/>
          <w:i/>
          <w:iCs/>
          <w:szCs w:val="24"/>
        </w:rPr>
        <w:t>20</w:t>
      </w:r>
      <w:r w:rsidRPr="00D5073B">
        <w:rPr>
          <w:rFonts w:ascii="Cambria" w:cs="Times New Roman"/>
          <w:szCs w:val="24"/>
        </w:rPr>
        <w:t>(177), 1–81.</w:t>
      </w:r>
    </w:p>
    <w:p w14:paraId="272F258A"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Gawriljuk, V. O., Zin, P. P. K., Puhl, A. C., Zorn, K. M., Foil, D. H., Lane, T. R., Hurst, B., Tavella, T. A., Costa, F. T. M., Lakshmanane, P., Bernatchez, J., Godoy, A. S., Oliva, G., Siqueira-Neto, J. L., Madrid, P. B., &amp; Ekins, S. (2021). Machine Learning Models Identify Inhibitors of SARS-CoV-2. </w:t>
      </w:r>
      <w:r w:rsidRPr="00D5073B">
        <w:rPr>
          <w:rFonts w:ascii="Cambria" w:cs="Times New Roman"/>
          <w:i/>
          <w:iCs/>
          <w:szCs w:val="24"/>
        </w:rPr>
        <w:t>Journal of Chemical Information and Modeling</w:t>
      </w:r>
      <w:r w:rsidRPr="00D5073B">
        <w:rPr>
          <w:rFonts w:ascii="Cambria" w:cs="Times New Roman"/>
          <w:szCs w:val="24"/>
        </w:rPr>
        <w:t xml:space="preserve">, </w:t>
      </w:r>
      <w:r w:rsidRPr="00D5073B">
        <w:rPr>
          <w:rFonts w:ascii="Cambria" w:cs="Times New Roman"/>
          <w:i/>
          <w:iCs/>
          <w:szCs w:val="24"/>
        </w:rPr>
        <w:t>61</w:t>
      </w:r>
      <w:r w:rsidRPr="00D5073B">
        <w:rPr>
          <w:rFonts w:ascii="Cambria" w:cs="Times New Roman"/>
          <w:szCs w:val="24"/>
        </w:rPr>
        <w:t>(9), 4224–4235. https://doi.org/10.1021/acs.jcim.1c00683</w:t>
      </w:r>
    </w:p>
    <w:p w14:paraId="56BFDC7F"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Hassan, M. I., Waheed, A., Yadav, S., Singh, T. P., &amp; Ahmad, F. (2008). Zinc α2-glycoprotein: A multidisciplinary protein. </w:t>
      </w:r>
      <w:r w:rsidRPr="00D5073B">
        <w:rPr>
          <w:rFonts w:ascii="Cambria" w:cs="Times New Roman"/>
          <w:i/>
          <w:iCs/>
          <w:szCs w:val="24"/>
        </w:rPr>
        <w:t>Molecular Cancer Research</w:t>
      </w:r>
      <w:r w:rsidRPr="00D5073B">
        <w:rPr>
          <w:rFonts w:ascii="Cambria" w:cs="Times New Roman"/>
          <w:szCs w:val="24"/>
        </w:rPr>
        <w:t xml:space="preserve">, </w:t>
      </w:r>
      <w:r w:rsidRPr="00D5073B">
        <w:rPr>
          <w:rFonts w:ascii="Cambria" w:cs="Times New Roman"/>
          <w:i/>
          <w:iCs/>
          <w:szCs w:val="24"/>
        </w:rPr>
        <w:t>6</w:t>
      </w:r>
      <w:r w:rsidRPr="00D5073B">
        <w:rPr>
          <w:rFonts w:ascii="Cambria" w:cs="Times New Roman"/>
          <w:szCs w:val="24"/>
        </w:rPr>
        <w:t>(6), 892–906.</w:t>
      </w:r>
    </w:p>
    <w:p w14:paraId="197AEB46"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Holeček, M. (2018). Branched-chain amino acids in health and disease: Metabolism, alterations in blood plasma, and as supplements. </w:t>
      </w:r>
      <w:r w:rsidRPr="00D5073B">
        <w:rPr>
          <w:rFonts w:ascii="Cambria" w:cs="Times New Roman"/>
          <w:i/>
          <w:iCs/>
          <w:szCs w:val="24"/>
        </w:rPr>
        <w:t>Nutrition &amp; Metabolism</w:t>
      </w:r>
      <w:r w:rsidRPr="00D5073B">
        <w:rPr>
          <w:rFonts w:ascii="Cambria" w:cs="Times New Roman"/>
          <w:szCs w:val="24"/>
        </w:rPr>
        <w:t xml:space="preserve">, </w:t>
      </w:r>
      <w:r w:rsidRPr="00D5073B">
        <w:rPr>
          <w:rFonts w:ascii="Cambria" w:cs="Times New Roman"/>
          <w:i/>
          <w:iCs/>
          <w:szCs w:val="24"/>
        </w:rPr>
        <w:t>15</w:t>
      </w:r>
      <w:r w:rsidRPr="00D5073B">
        <w:rPr>
          <w:rFonts w:ascii="Cambria" w:cs="Times New Roman"/>
          <w:szCs w:val="24"/>
        </w:rPr>
        <w:t>(1), 33. https://doi.org/10.1186/s12986-018-0271-1</w:t>
      </w:r>
    </w:p>
    <w:p w14:paraId="1BA0AEEE"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Holeček, M. (2024). Origin and roles of alanine and glutamine in gluconeogenesis in the liver, kidneys, and small intestine under physiological and pathological conditions. </w:t>
      </w:r>
      <w:r w:rsidRPr="00D5073B">
        <w:rPr>
          <w:rFonts w:ascii="Cambria" w:cs="Times New Roman"/>
          <w:i/>
          <w:iCs/>
          <w:szCs w:val="24"/>
        </w:rPr>
        <w:t>International Journal of Molecular Sciences</w:t>
      </w:r>
      <w:r w:rsidRPr="00D5073B">
        <w:rPr>
          <w:rFonts w:ascii="Cambria" w:cs="Times New Roman"/>
          <w:szCs w:val="24"/>
        </w:rPr>
        <w:t xml:space="preserve">, </w:t>
      </w:r>
      <w:r w:rsidRPr="00D5073B">
        <w:rPr>
          <w:rFonts w:ascii="Cambria" w:cs="Times New Roman"/>
          <w:i/>
          <w:iCs/>
          <w:szCs w:val="24"/>
        </w:rPr>
        <w:t>25</w:t>
      </w:r>
      <w:r w:rsidRPr="00D5073B">
        <w:rPr>
          <w:rFonts w:ascii="Cambria" w:cs="Times New Roman"/>
          <w:szCs w:val="24"/>
        </w:rPr>
        <w:t>(13), 7037.</w:t>
      </w:r>
    </w:p>
    <w:p w14:paraId="7E639369"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Hu, X., Rudin, C., &amp; Seltzer, M. (2019). Optimal Sparse Decision Trees. </w:t>
      </w:r>
      <w:r w:rsidRPr="00D5073B">
        <w:rPr>
          <w:rFonts w:ascii="Cambria" w:cs="Times New Roman"/>
          <w:i/>
          <w:iCs/>
          <w:szCs w:val="24"/>
        </w:rPr>
        <w:t>Advances in Neural Information Processing Systems</w:t>
      </w:r>
      <w:r w:rsidRPr="00D5073B">
        <w:rPr>
          <w:rFonts w:ascii="Cambria" w:cs="Times New Roman"/>
          <w:szCs w:val="24"/>
        </w:rPr>
        <w:t xml:space="preserve">, </w:t>
      </w:r>
      <w:r w:rsidRPr="00D5073B">
        <w:rPr>
          <w:rFonts w:ascii="Cambria" w:cs="Times New Roman"/>
          <w:i/>
          <w:iCs/>
          <w:szCs w:val="24"/>
        </w:rPr>
        <w:t>32</w:t>
      </w:r>
      <w:r w:rsidRPr="00D5073B">
        <w:rPr>
          <w:rFonts w:ascii="Cambria" w:cs="Times New Roman"/>
          <w:szCs w:val="24"/>
        </w:rPr>
        <w:t>. https://proceedings.neurips.cc/paper_files/paper/2019/hash/ac52c626afc10d4075708ac4c778ddfc-Abstract.html</w:t>
      </w:r>
    </w:p>
    <w:p w14:paraId="4D1B10C4" w14:textId="77777777" w:rsidR="00D5073B" w:rsidRPr="00D5073B" w:rsidRDefault="00D5073B" w:rsidP="00D5073B">
      <w:pPr>
        <w:pStyle w:val="Bibliography"/>
        <w:rPr>
          <w:rFonts w:ascii="Cambria" w:cs="Times New Roman"/>
          <w:szCs w:val="24"/>
        </w:rPr>
      </w:pPr>
      <w:r w:rsidRPr="00D5073B">
        <w:rPr>
          <w:rFonts w:ascii="Cambria" w:cs="Times New Roman"/>
          <w:i/>
          <w:iCs/>
          <w:szCs w:val="24"/>
        </w:rPr>
        <w:t>Job Opportunities at NSW Health</w:t>
      </w:r>
      <w:r w:rsidRPr="00D5073B">
        <w:rPr>
          <w:rFonts w:ascii="Cambria" w:cs="Times New Roman"/>
          <w:szCs w:val="24"/>
        </w:rPr>
        <w:t>. (n.d.). NSW Health Careers. Retrieved September 21, 2025, from https://jobs.health.nsw.gov.au/moreinfo/applicant-guides</w:t>
      </w:r>
    </w:p>
    <w:p w14:paraId="225EFF27" w14:textId="77777777" w:rsidR="00D5073B" w:rsidRPr="00D5073B" w:rsidRDefault="00D5073B" w:rsidP="00D5073B">
      <w:pPr>
        <w:pStyle w:val="Bibliography"/>
        <w:rPr>
          <w:rFonts w:ascii="Cambria" w:cs="Times New Roman"/>
          <w:szCs w:val="24"/>
        </w:rPr>
      </w:pPr>
      <w:r w:rsidRPr="00D5073B">
        <w:rPr>
          <w:rFonts w:ascii="Cambria" w:cs="Times New Roman"/>
          <w:szCs w:val="24"/>
        </w:rPr>
        <w:lastRenderedPageBreak/>
        <w:t xml:space="preserve">Kelly, B., &amp; Pearce, E. L. (2020). Amino Assets: How Amino Acids Support Immunity. </w:t>
      </w:r>
      <w:r w:rsidRPr="00D5073B">
        <w:rPr>
          <w:rFonts w:ascii="Cambria" w:cs="Times New Roman"/>
          <w:i/>
          <w:iCs/>
          <w:szCs w:val="24"/>
        </w:rPr>
        <w:t>Cell Metabolism</w:t>
      </w:r>
      <w:r w:rsidRPr="00D5073B">
        <w:rPr>
          <w:rFonts w:ascii="Cambria" w:cs="Times New Roman"/>
          <w:szCs w:val="24"/>
        </w:rPr>
        <w:t xml:space="preserve">, </w:t>
      </w:r>
      <w:r w:rsidRPr="00D5073B">
        <w:rPr>
          <w:rFonts w:ascii="Cambria" w:cs="Times New Roman"/>
          <w:i/>
          <w:iCs/>
          <w:szCs w:val="24"/>
        </w:rPr>
        <w:t>32</w:t>
      </w:r>
      <w:r w:rsidRPr="00D5073B">
        <w:rPr>
          <w:rFonts w:ascii="Cambria" w:cs="Times New Roman"/>
          <w:szCs w:val="24"/>
        </w:rPr>
        <w:t>(2), 154–175. https://doi.org/10.1016/j.cmet.2020.06.010</w:t>
      </w:r>
    </w:p>
    <w:p w14:paraId="316F4DBD"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Lee, C., Dunne, R., Beale, D. J., Nguyen, T. V., Singanallur, N. B., Vuren, P. J. van, Liu, J.-W., Rowarth, S., Robertson, K., Miranda-Hernandez, S., Horwood, P., Bruce, M. P., Blasdell, K. R., Tachedjian, M., Boomer, A. C., Palombo, E. A., Smith, T. R. F., Broderick, K. E., Au, G. G., … McAuley, A. J. (n.d.). </w:t>
      </w:r>
      <w:r w:rsidRPr="00D5073B">
        <w:rPr>
          <w:rFonts w:ascii="Cambria" w:cs="Times New Roman"/>
          <w:i/>
          <w:iCs/>
          <w:szCs w:val="24"/>
        </w:rPr>
        <w:t>Multi-omics signatures indicative of status and effectiveness of vaccination against SARS-CoV-2 in ferrets</w:t>
      </w:r>
      <w:r w:rsidRPr="00D5073B">
        <w:rPr>
          <w:rFonts w:ascii="Cambria" w:cs="Times New Roman"/>
          <w:szCs w:val="24"/>
        </w:rPr>
        <w:t>.</w:t>
      </w:r>
    </w:p>
    <w:p w14:paraId="16062BF2"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Lin, J., Zhong, C., Hu, D., Rudin, C., &amp; Seltzer, M. (2020). Generalized and Scalable Optimal Sparse Decision Trees. </w:t>
      </w:r>
      <w:r w:rsidRPr="00D5073B">
        <w:rPr>
          <w:rFonts w:ascii="Cambria" w:cs="Times New Roman"/>
          <w:i/>
          <w:iCs/>
          <w:szCs w:val="24"/>
        </w:rPr>
        <w:t>Proceedings of the 37th International Conference on Machine Learning</w:t>
      </w:r>
      <w:r w:rsidRPr="00D5073B">
        <w:rPr>
          <w:rFonts w:ascii="Cambria" w:cs="Times New Roman"/>
          <w:szCs w:val="24"/>
        </w:rPr>
        <w:t>, 6150–6160. https://proceedings.mlr.press/v119/lin20g.html</w:t>
      </w:r>
    </w:p>
    <w:p w14:paraId="05D0A60E"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Ling, Z.-N., Jiang, Y.-F., Ru, J.-N., Lu, J.-H., Ding, B., &amp; Wu, J. (2023). Amino acid metabolism in health and disease. </w:t>
      </w:r>
      <w:r w:rsidRPr="00D5073B">
        <w:rPr>
          <w:rFonts w:ascii="Cambria" w:cs="Times New Roman"/>
          <w:i/>
          <w:iCs/>
          <w:szCs w:val="24"/>
        </w:rPr>
        <w:t>Signal Transduction and Targeted Therapy</w:t>
      </w:r>
      <w:r w:rsidRPr="00D5073B">
        <w:rPr>
          <w:rFonts w:ascii="Cambria" w:cs="Times New Roman"/>
          <w:szCs w:val="24"/>
        </w:rPr>
        <w:t xml:space="preserve">, </w:t>
      </w:r>
      <w:r w:rsidRPr="00D5073B">
        <w:rPr>
          <w:rFonts w:ascii="Cambria" w:cs="Times New Roman"/>
          <w:i/>
          <w:iCs/>
          <w:szCs w:val="24"/>
        </w:rPr>
        <w:t>8</w:t>
      </w:r>
      <w:r w:rsidRPr="00D5073B">
        <w:rPr>
          <w:rFonts w:ascii="Cambria" w:cs="Times New Roman"/>
          <w:szCs w:val="24"/>
        </w:rPr>
        <w:t>(1), 345. https://doi.org/10.1038/s41392-023-01569-3</w:t>
      </w:r>
    </w:p>
    <w:p w14:paraId="307F10F9"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Meng, H., Wang, S., Tang, X., Guo, J., Xu, X., Wang, D., Jin, F., Zheng, M., Yin, S., &amp; He, C. (2022). Respiratory immune status and microbiome in recovered COVID-19 patients revealed by metatranscriptomic analyses. </w:t>
      </w:r>
      <w:r w:rsidRPr="00D5073B">
        <w:rPr>
          <w:rFonts w:ascii="Cambria" w:cs="Times New Roman"/>
          <w:i/>
          <w:iCs/>
          <w:szCs w:val="24"/>
        </w:rPr>
        <w:t>Frontiers in Cellular and Infection Microbiology</w:t>
      </w:r>
      <w:r w:rsidRPr="00D5073B">
        <w:rPr>
          <w:rFonts w:ascii="Cambria" w:cs="Times New Roman"/>
          <w:szCs w:val="24"/>
        </w:rPr>
        <w:t xml:space="preserve">, </w:t>
      </w:r>
      <w:r w:rsidRPr="00D5073B">
        <w:rPr>
          <w:rFonts w:ascii="Cambria" w:cs="Times New Roman"/>
          <w:i/>
          <w:iCs/>
          <w:szCs w:val="24"/>
        </w:rPr>
        <w:t>12</w:t>
      </w:r>
      <w:r w:rsidRPr="00D5073B">
        <w:rPr>
          <w:rFonts w:ascii="Cambria" w:cs="Times New Roman"/>
          <w:szCs w:val="24"/>
        </w:rPr>
        <w:t>, 1011672.</w:t>
      </w:r>
    </w:p>
    <w:p w14:paraId="15BAE88A"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Mondon, C. (n.d.). </w:t>
      </w:r>
      <w:r w:rsidRPr="00D5073B">
        <w:rPr>
          <w:rFonts w:ascii="Cambria" w:cs="Times New Roman"/>
          <w:i/>
          <w:iCs/>
          <w:szCs w:val="24"/>
        </w:rPr>
        <w:t>Classification and regression trees</w:t>
      </w:r>
      <w:r w:rsidRPr="00D5073B">
        <w:rPr>
          <w:rFonts w:ascii="Cambria" w:cs="Times New Roman"/>
          <w:szCs w:val="24"/>
        </w:rPr>
        <w:t>.</w:t>
      </w:r>
    </w:p>
    <w:p w14:paraId="3E77C5EF"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Ng, S., Masarone, S., Watson, D., &amp; Barnes, M. R. (2023). The benefits and pitfalls of machine learning for biomarker discovery. </w:t>
      </w:r>
      <w:r w:rsidRPr="00D5073B">
        <w:rPr>
          <w:rFonts w:ascii="Cambria" w:cs="Times New Roman"/>
          <w:i/>
          <w:iCs/>
          <w:szCs w:val="24"/>
        </w:rPr>
        <w:t>Cell and Tissue Research</w:t>
      </w:r>
      <w:r w:rsidRPr="00D5073B">
        <w:rPr>
          <w:rFonts w:ascii="Cambria" w:cs="Times New Roman"/>
          <w:szCs w:val="24"/>
        </w:rPr>
        <w:t xml:space="preserve">, </w:t>
      </w:r>
      <w:r w:rsidRPr="00D5073B">
        <w:rPr>
          <w:rFonts w:ascii="Cambria" w:cs="Times New Roman"/>
          <w:i/>
          <w:iCs/>
          <w:szCs w:val="24"/>
        </w:rPr>
        <w:t>394</w:t>
      </w:r>
      <w:r w:rsidRPr="00D5073B">
        <w:rPr>
          <w:rFonts w:ascii="Cambria" w:cs="Times New Roman"/>
          <w:szCs w:val="24"/>
        </w:rPr>
        <w:t>(1), 17–31. https://doi.org/10.1007/s00441-023-03816-z</w:t>
      </w:r>
    </w:p>
    <w:p w14:paraId="13F12676"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Quinlan, J. R. (2014). </w:t>
      </w:r>
      <w:r w:rsidRPr="00D5073B">
        <w:rPr>
          <w:rFonts w:ascii="Cambria" w:cs="Times New Roman"/>
          <w:i/>
          <w:iCs/>
          <w:szCs w:val="24"/>
        </w:rPr>
        <w:t>C4. 5: Programs for machine learning</w:t>
      </w:r>
      <w:r w:rsidRPr="00D5073B">
        <w:rPr>
          <w:rFonts w:ascii="Cambria" w:cs="Times New Roman"/>
          <w:szCs w:val="24"/>
        </w:rPr>
        <w:t>. Elsevier. https://books.google.com.au/books?hl=en&amp;lr=&amp;id=b3ujBQAAQBAJ&amp;oi=fnd&amp;pg=PP1&amp;dq=Quinlan,+J.+R.+1993.+C4.5:+Programs+for+Machine+Learning.+Morgan+Kaufmann&amp;ots=sS6tRNHtB5&amp;sig=Xd5ovJGs_iW3DMUGX7Jp5BnBOko</w:t>
      </w:r>
    </w:p>
    <w:p w14:paraId="255D3F08" w14:textId="77777777" w:rsidR="00D5073B" w:rsidRPr="00D5073B" w:rsidRDefault="00D5073B" w:rsidP="00D5073B">
      <w:pPr>
        <w:pStyle w:val="Bibliography"/>
        <w:rPr>
          <w:rFonts w:ascii="Cambria" w:cs="Times New Roman"/>
          <w:szCs w:val="24"/>
        </w:rPr>
      </w:pPr>
      <w:r w:rsidRPr="00D5073B">
        <w:rPr>
          <w:rFonts w:ascii="Cambria" w:cs="Times New Roman"/>
          <w:szCs w:val="24"/>
        </w:rPr>
        <w:lastRenderedPageBreak/>
        <w:t xml:space="preserve">Rosado, J., Pelleau, S., Cockram, C., Merkling, S. H., Nekkab, N., Demeret, C., Meola, A., Kerneis, S., Terrier, B., &amp; Fafi-Kremer, S. (2021). Multiplex assays for the identification of serological signatures of SARS-CoV-2 infection: An antibody-based diagnostic and machine learning study. </w:t>
      </w:r>
      <w:r w:rsidRPr="00D5073B">
        <w:rPr>
          <w:rFonts w:ascii="Cambria" w:cs="Times New Roman"/>
          <w:i/>
          <w:iCs/>
          <w:szCs w:val="24"/>
        </w:rPr>
        <w:t>The Lancet Microbe</w:t>
      </w:r>
      <w:r w:rsidRPr="00D5073B">
        <w:rPr>
          <w:rFonts w:ascii="Cambria" w:cs="Times New Roman"/>
          <w:szCs w:val="24"/>
        </w:rPr>
        <w:t xml:space="preserve">, </w:t>
      </w:r>
      <w:r w:rsidRPr="00D5073B">
        <w:rPr>
          <w:rFonts w:ascii="Cambria" w:cs="Times New Roman"/>
          <w:i/>
          <w:iCs/>
          <w:szCs w:val="24"/>
        </w:rPr>
        <w:t>2</w:t>
      </w:r>
      <w:r w:rsidRPr="00D5073B">
        <w:rPr>
          <w:rFonts w:ascii="Cambria" w:cs="Times New Roman"/>
          <w:szCs w:val="24"/>
        </w:rPr>
        <w:t>(2), e60–e69.</w:t>
      </w:r>
    </w:p>
    <w:p w14:paraId="0547D84C"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Shcherbak, S. G., Changalidi, A. I., Barbitoff, Y. A., Anisenkova, A. Y., Mosenko, S. V., Asaulenko, Z. P., Tsay, V. V., Polev, D. E., Kalinin, R. S., &amp; Eismont, Y. A. (2022). Identification of genetic risk factors of severe COVID-19 using extensive phenotypic data: A proof-of-concept study in a cohort of Russian patients. </w:t>
      </w:r>
      <w:r w:rsidRPr="00D5073B">
        <w:rPr>
          <w:rFonts w:ascii="Cambria" w:cs="Times New Roman"/>
          <w:i/>
          <w:iCs/>
          <w:szCs w:val="24"/>
        </w:rPr>
        <w:t>Genes</w:t>
      </w:r>
      <w:r w:rsidRPr="00D5073B">
        <w:rPr>
          <w:rFonts w:ascii="Cambria" w:cs="Times New Roman"/>
          <w:szCs w:val="24"/>
        </w:rPr>
        <w:t xml:space="preserve">, </w:t>
      </w:r>
      <w:r w:rsidRPr="00D5073B">
        <w:rPr>
          <w:rFonts w:ascii="Cambria" w:cs="Times New Roman"/>
          <w:i/>
          <w:iCs/>
          <w:szCs w:val="24"/>
        </w:rPr>
        <w:t>13</w:t>
      </w:r>
      <w:r w:rsidRPr="00D5073B">
        <w:rPr>
          <w:rFonts w:ascii="Cambria" w:cs="Times New Roman"/>
          <w:szCs w:val="24"/>
        </w:rPr>
        <w:t>(3), 534.</w:t>
      </w:r>
    </w:p>
    <w:p w14:paraId="30418C8A"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Silva, M. J. A., Ribeiro, L. R., Gouveia, M. I. M., Marcelino, B. dos R., Santos, C. S. dos, Lima, K. V. B., &amp; Lima, L. N. G. C. (2023). Hyperinflammatory response in COVID-19: A systematic review. </w:t>
      </w:r>
      <w:r w:rsidRPr="00D5073B">
        <w:rPr>
          <w:rFonts w:ascii="Cambria" w:cs="Times New Roman"/>
          <w:i/>
          <w:iCs/>
          <w:szCs w:val="24"/>
        </w:rPr>
        <w:t>Viruses</w:t>
      </w:r>
      <w:r w:rsidRPr="00D5073B">
        <w:rPr>
          <w:rFonts w:ascii="Cambria" w:cs="Times New Roman"/>
          <w:szCs w:val="24"/>
        </w:rPr>
        <w:t xml:space="preserve">, </w:t>
      </w:r>
      <w:r w:rsidRPr="00D5073B">
        <w:rPr>
          <w:rFonts w:ascii="Cambria" w:cs="Times New Roman"/>
          <w:i/>
          <w:iCs/>
          <w:szCs w:val="24"/>
        </w:rPr>
        <w:t>15</w:t>
      </w:r>
      <w:r w:rsidRPr="00D5073B">
        <w:rPr>
          <w:rFonts w:ascii="Cambria" w:cs="Times New Roman"/>
          <w:szCs w:val="24"/>
        </w:rPr>
        <w:t>(2), 553.</w:t>
      </w:r>
    </w:p>
    <w:p w14:paraId="5DB9550F"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Simpson, J. D., Ray, A., Marcon, C., Dos Santos Natividade, R., Dorrazehi, G. M., Durlet, K., Koehler, M., &amp; Alsteens, D. (2023). Single-Molecule Analysis of SARS-CoV-2 Binding to C-Type Lectin Receptors. </w:t>
      </w:r>
      <w:r w:rsidRPr="00D5073B">
        <w:rPr>
          <w:rFonts w:ascii="Cambria" w:cs="Times New Roman"/>
          <w:i/>
          <w:iCs/>
          <w:szCs w:val="24"/>
        </w:rPr>
        <w:t>Nano Letters</w:t>
      </w:r>
      <w:r w:rsidRPr="00D5073B">
        <w:rPr>
          <w:rFonts w:ascii="Cambria" w:cs="Times New Roman"/>
          <w:szCs w:val="24"/>
        </w:rPr>
        <w:t xml:space="preserve">, </w:t>
      </w:r>
      <w:r w:rsidRPr="00D5073B">
        <w:rPr>
          <w:rFonts w:ascii="Cambria" w:cs="Times New Roman"/>
          <w:i/>
          <w:iCs/>
          <w:szCs w:val="24"/>
        </w:rPr>
        <w:t>23</w:t>
      </w:r>
      <w:r w:rsidRPr="00D5073B">
        <w:rPr>
          <w:rFonts w:ascii="Cambria" w:cs="Times New Roman"/>
          <w:szCs w:val="24"/>
        </w:rPr>
        <w:t>(4), 1496–1504. https://doi.org/10.1021/acs.nanolett.2c04931</w:t>
      </w:r>
    </w:p>
    <w:p w14:paraId="2A0112DE"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Singh, O. P., Vallejo, M., El-Badawy, I. M., Aysha, A., Madhanagopal, J., &amp; Faudzi, A. A. M. (2021). Classification of SARS-CoV-2 and non-SARS-CoV-2 using machine learning algorithms. </w:t>
      </w:r>
      <w:r w:rsidRPr="00D5073B">
        <w:rPr>
          <w:rFonts w:ascii="Cambria" w:cs="Times New Roman"/>
          <w:i/>
          <w:iCs/>
          <w:szCs w:val="24"/>
        </w:rPr>
        <w:t>Computers in Biology and Medicine</w:t>
      </w:r>
      <w:r w:rsidRPr="00D5073B">
        <w:rPr>
          <w:rFonts w:ascii="Cambria" w:cs="Times New Roman"/>
          <w:szCs w:val="24"/>
        </w:rPr>
        <w:t xml:space="preserve">, </w:t>
      </w:r>
      <w:r w:rsidRPr="00D5073B">
        <w:rPr>
          <w:rFonts w:ascii="Cambria" w:cs="Times New Roman"/>
          <w:i/>
          <w:iCs/>
          <w:szCs w:val="24"/>
        </w:rPr>
        <w:t>136</w:t>
      </w:r>
      <w:r w:rsidRPr="00D5073B">
        <w:rPr>
          <w:rFonts w:ascii="Cambria" w:cs="Times New Roman"/>
          <w:szCs w:val="24"/>
        </w:rPr>
        <w:t>, 104650.</w:t>
      </w:r>
    </w:p>
    <w:p w14:paraId="063D9024"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Swanson, K. V., Deng, M., &amp; Ting, J. P.-Y. (2019). The NLRP3 inflammasome: Molecular activation and regulation to therapeutics. </w:t>
      </w:r>
      <w:r w:rsidRPr="00D5073B">
        <w:rPr>
          <w:rFonts w:ascii="Cambria" w:cs="Times New Roman"/>
          <w:i/>
          <w:iCs/>
          <w:szCs w:val="24"/>
        </w:rPr>
        <w:t>Nature Reviews Immunology</w:t>
      </w:r>
      <w:r w:rsidRPr="00D5073B">
        <w:rPr>
          <w:rFonts w:ascii="Cambria" w:cs="Times New Roman"/>
          <w:szCs w:val="24"/>
        </w:rPr>
        <w:t xml:space="preserve">, </w:t>
      </w:r>
      <w:r w:rsidRPr="00D5073B">
        <w:rPr>
          <w:rFonts w:ascii="Cambria" w:cs="Times New Roman"/>
          <w:i/>
          <w:iCs/>
          <w:szCs w:val="24"/>
        </w:rPr>
        <w:t>19</w:t>
      </w:r>
      <w:r w:rsidRPr="00D5073B">
        <w:rPr>
          <w:rFonts w:ascii="Cambria" w:cs="Times New Roman"/>
          <w:szCs w:val="24"/>
        </w:rPr>
        <w:t>(8), 477–489.</w:t>
      </w:r>
    </w:p>
    <w:p w14:paraId="02CF5F1E"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Verwer, S., &amp; Zhang, Y. (2019). Learning optimal classification trees using a binary linear program formulation. </w:t>
      </w:r>
      <w:r w:rsidRPr="00D5073B">
        <w:rPr>
          <w:rFonts w:ascii="Cambria" w:cs="Times New Roman"/>
          <w:i/>
          <w:iCs/>
          <w:szCs w:val="24"/>
        </w:rPr>
        <w:t>Proceedings of the AAAI Conference on Artificial Intelligence</w:t>
      </w:r>
      <w:r w:rsidRPr="00D5073B">
        <w:rPr>
          <w:rFonts w:ascii="Cambria" w:cs="Times New Roman"/>
          <w:szCs w:val="24"/>
        </w:rPr>
        <w:t xml:space="preserve">, </w:t>
      </w:r>
      <w:r w:rsidRPr="00D5073B">
        <w:rPr>
          <w:rFonts w:ascii="Cambria" w:cs="Times New Roman"/>
          <w:i/>
          <w:iCs/>
          <w:szCs w:val="24"/>
        </w:rPr>
        <w:t>33</w:t>
      </w:r>
      <w:r w:rsidRPr="00D5073B">
        <w:rPr>
          <w:rFonts w:ascii="Cambria" w:cs="Times New Roman"/>
          <w:szCs w:val="24"/>
        </w:rPr>
        <w:t>(01), 1625–1632. https://aaai.org/ojs/index.php/AAAI/article/view/3978</w:t>
      </w:r>
    </w:p>
    <w:p w14:paraId="6880B18D" w14:textId="77777777" w:rsidR="00D5073B" w:rsidRPr="00D5073B" w:rsidRDefault="00D5073B" w:rsidP="00D5073B">
      <w:pPr>
        <w:pStyle w:val="Bibliography"/>
        <w:rPr>
          <w:rFonts w:ascii="Cambria" w:cs="Times New Roman"/>
          <w:szCs w:val="24"/>
        </w:rPr>
      </w:pPr>
      <w:r w:rsidRPr="00D5073B">
        <w:rPr>
          <w:rFonts w:ascii="Cambria" w:cs="Times New Roman"/>
          <w:szCs w:val="24"/>
        </w:rPr>
        <w:lastRenderedPageBreak/>
        <w:t xml:space="preserve">Wang, Z. J., Zhong, C., Xin, R., Takagi, T., Chen, Z., Chau, D. H., Rudin, C., &amp; Seltzer, M. (2022). TimberTrek: Exploring and curating sparse decision trees with interactive visualization. </w:t>
      </w:r>
      <w:r w:rsidRPr="00D5073B">
        <w:rPr>
          <w:rFonts w:ascii="Cambria" w:cs="Times New Roman"/>
          <w:i/>
          <w:iCs/>
          <w:szCs w:val="24"/>
        </w:rPr>
        <w:t>2022 IEEE Visualization and Visual Analytics (VIS)</w:t>
      </w:r>
      <w:r w:rsidRPr="00D5073B">
        <w:rPr>
          <w:rFonts w:ascii="Cambria" w:cs="Times New Roman"/>
          <w:szCs w:val="24"/>
        </w:rPr>
        <w:t>, 60–64. https://ieeexplore.ieee.org/abstract/document/9973202/</w:t>
      </w:r>
    </w:p>
    <w:p w14:paraId="2C285C25"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Wight, T. N., Kang, I., &amp; Merrilees, M. J. (2014). Versican and the control of inflammation. </w:t>
      </w:r>
      <w:r w:rsidRPr="00D5073B">
        <w:rPr>
          <w:rFonts w:ascii="Cambria" w:cs="Times New Roman"/>
          <w:i/>
          <w:iCs/>
          <w:szCs w:val="24"/>
        </w:rPr>
        <w:t>Matrix Biology</w:t>
      </w:r>
      <w:r w:rsidRPr="00D5073B">
        <w:rPr>
          <w:rFonts w:ascii="Cambria" w:cs="Times New Roman"/>
          <w:szCs w:val="24"/>
        </w:rPr>
        <w:t xml:space="preserve">, </w:t>
      </w:r>
      <w:r w:rsidRPr="00D5073B">
        <w:rPr>
          <w:rFonts w:ascii="Cambria" w:cs="Times New Roman"/>
          <w:i/>
          <w:iCs/>
          <w:szCs w:val="24"/>
        </w:rPr>
        <w:t>35</w:t>
      </w:r>
      <w:r w:rsidRPr="00D5073B">
        <w:rPr>
          <w:rFonts w:ascii="Cambria" w:cs="Times New Roman"/>
          <w:szCs w:val="24"/>
        </w:rPr>
        <w:t>, 152–161.</w:t>
      </w:r>
    </w:p>
    <w:p w14:paraId="2363D3D4"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Wu, H., Ruan, W., Wang, J., Zheng, D., Liu, B., Geng, Y., Chai, X., Chen, J., Li, K., &amp; Li, S. (2021). Interpretable machine learning for covid-19: An empirical study on severity prediction task. </w:t>
      </w:r>
      <w:r w:rsidRPr="00D5073B">
        <w:rPr>
          <w:rFonts w:ascii="Cambria" w:cs="Times New Roman"/>
          <w:i/>
          <w:iCs/>
          <w:szCs w:val="24"/>
        </w:rPr>
        <w:t>IEEE Transactions on Artificial Intelligence</w:t>
      </w:r>
      <w:r w:rsidRPr="00D5073B">
        <w:rPr>
          <w:rFonts w:ascii="Cambria" w:cs="Times New Roman"/>
          <w:szCs w:val="24"/>
        </w:rPr>
        <w:t xml:space="preserve">, </w:t>
      </w:r>
      <w:r w:rsidRPr="00D5073B">
        <w:rPr>
          <w:rFonts w:ascii="Cambria" w:cs="Times New Roman"/>
          <w:i/>
          <w:iCs/>
          <w:szCs w:val="24"/>
        </w:rPr>
        <w:t>4</w:t>
      </w:r>
      <w:r w:rsidRPr="00D5073B">
        <w:rPr>
          <w:rFonts w:ascii="Cambria" w:cs="Times New Roman"/>
          <w:szCs w:val="24"/>
        </w:rPr>
        <w:t>(4), 764–777.</w:t>
      </w:r>
    </w:p>
    <w:p w14:paraId="47C2446E"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Xin, R., Zhong, C., Chen, Z., Takagi, T., Seltzer, M., &amp; Rudin, C. (2022). Exploring the Whole Rashomon Set of Sparse Decision Trees. </w:t>
      </w:r>
      <w:r w:rsidRPr="00D5073B">
        <w:rPr>
          <w:rFonts w:ascii="Cambria" w:cs="Times New Roman"/>
          <w:i/>
          <w:iCs/>
          <w:szCs w:val="24"/>
        </w:rPr>
        <w:t>Advances in Neural Information Processing Systems</w:t>
      </w:r>
      <w:r w:rsidRPr="00D5073B">
        <w:rPr>
          <w:rFonts w:ascii="Cambria" w:cs="Times New Roman"/>
          <w:szCs w:val="24"/>
        </w:rPr>
        <w:t xml:space="preserve">, </w:t>
      </w:r>
      <w:r w:rsidRPr="00D5073B">
        <w:rPr>
          <w:rFonts w:ascii="Cambria" w:cs="Times New Roman"/>
          <w:i/>
          <w:iCs/>
          <w:szCs w:val="24"/>
        </w:rPr>
        <w:t>35</w:t>
      </w:r>
      <w:r w:rsidRPr="00D5073B">
        <w:rPr>
          <w:rFonts w:ascii="Cambria" w:cs="Times New Roman"/>
          <w:szCs w:val="24"/>
        </w:rPr>
        <w:t>, 14071–14084.</w:t>
      </w:r>
    </w:p>
    <w:p w14:paraId="02C816B1" w14:textId="77777777" w:rsidR="00D5073B" w:rsidRPr="00D5073B" w:rsidRDefault="00D5073B" w:rsidP="00D5073B">
      <w:pPr>
        <w:pStyle w:val="Bibliography"/>
        <w:rPr>
          <w:rFonts w:ascii="Cambria" w:cs="Times New Roman"/>
          <w:szCs w:val="24"/>
        </w:rPr>
      </w:pPr>
      <w:r w:rsidRPr="00D5073B">
        <w:rPr>
          <w:rFonts w:ascii="Cambria" w:cs="Times New Roman"/>
          <w:szCs w:val="24"/>
        </w:rPr>
        <w:t xml:space="preserve">Yang, H., Rudin, C., &amp; Seltzer, M. (2017). Scalable Bayesian rule lists. </w:t>
      </w:r>
      <w:r w:rsidRPr="00D5073B">
        <w:rPr>
          <w:rFonts w:ascii="Cambria" w:cs="Times New Roman"/>
          <w:i/>
          <w:iCs/>
          <w:szCs w:val="24"/>
        </w:rPr>
        <w:t>International Conference on Machine Learning</w:t>
      </w:r>
      <w:r w:rsidRPr="00D5073B">
        <w:rPr>
          <w:rFonts w:ascii="Cambria" w:cs="Times New Roman"/>
          <w:szCs w:val="24"/>
        </w:rPr>
        <w:t>, 3921–3930. http://proceedings.mlr.press/v70/yang17h.html</w:t>
      </w:r>
    </w:p>
    <w:p w14:paraId="46F5D9EE" w14:textId="2014F759" w:rsidR="00C6124A" w:rsidRDefault="00CC4F5A" w:rsidP="00154D0A">
      <w:pPr>
        <w:pStyle w:val="Bibliography"/>
        <w:ind w:left="0" w:firstLine="0"/>
        <w:rPr>
          <w:rStyle w:val="normaltextrun"/>
          <w:lang w:bidi="fa-IR"/>
        </w:rPr>
      </w:pPr>
      <w:r>
        <w:rPr>
          <w:lang w:bidi="fa-IR"/>
        </w:rPr>
        <w:fldChar w:fldCharType="end"/>
      </w:r>
    </w:p>
    <w:p w14:paraId="702C1BF7" w14:textId="2CDD6692" w:rsidR="0016439A" w:rsidRDefault="0016439A" w:rsidP="008B7FC6">
      <w:pPr>
        <w:pStyle w:val="Heading1"/>
      </w:pPr>
      <w:r w:rsidRPr="0016439A">
        <w:rPr>
          <w:rStyle w:val="normaltextrun"/>
        </w:rPr>
        <w:t>Supplementary information</w:t>
      </w:r>
      <w:r w:rsidRPr="0016439A">
        <w:rPr>
          <w:rStyle w:val="eop"/>
        </w:rPr>
        <w:t> </w:t>
      </w:r>
    </w:p>
    <w:p w14:paraId="29DDA827" w14:textId="1E066790" w:rsidR="00F937FE" w:rsidRPr="00F937FE" w:rsidRDefault="00C500B6" w:rsidP="00F937FE">
      <w:pPr>
        <w:pStyle w:val="Caption"/>
        <w:keepNext/>
      </w:pPr>
      <w:r>
        <w:t xml:space="preserve">Table S1 </w:t>
      </w:r>
      <w:r w:rsidR="00041EF3">
        <w:t>Top 10 features selected by Random Forest, LASSO, and Decision Tree models.</w:t>
      </w:r>
      <w:r w:rsidR="00F937FE">
        <w:t xml:space="preserve"> Each column lists the highest-importance features for one model, derived from cross-validated analyses. Overlap between methods reveals consistently informative molecular markers, while differences reflect each algorithm’s unique selection mechanism.</w:t>
      </w:r>
    </w:p>
    <w:tbl>
      <w:tblPr>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2904"/>
        <w:gridCol w:w="2777"/>
      </w:tblGrid>
      <w:tr w:rsidR="001C6DE3" w:rsidRPr="00835A7D" w14:paraId="2BE8B964" w14:textId="77777777" w:rsidTr="0038012D">
        <w:trPr>
          <w:trHeight w:val="320"/>
        </w:trPr>
        <w:tc>
          <w:tcPr>
            <w:tcW w:w="3749" w:type="dxa"/>
            <w:vAlign w:val="bottom"/>
          </w:tcPr>
          <w:p w14:paraId="5EF1FEF0" w14:textId="181AEE9D" w:rsidR="001C6DE3" w:rsidRPr="00AE5EAB" w:rsidRDefault="00AE5EAB" w:rsidP="001C6DE3">
            <w:pPr>
              <w:spacing w:after="0" w:line="240" w:lineRule="auto"/>
              <w:rPr>
                <w:rFonts w:ascii="Aptos Narrow" w:eastAsia="Times New Roman" w:hAnsi="Aptos Narrow" w:cs="Times New Roman"/>
                <w:b/>
                <w:bCs/>
                <w:color w:val="000000"/>
                <w:sz w:val="24"/>
                <w:szCs w:val="24"/>
              </w:rPr>
            </w:pPr>
            <w:r w:rsidRPr="00AE5EAB">
              <w:rPr>
                <w:rFonts w:ascii="Aptos Narrow" w:eastAsia="Times New Roman" w:hAnsi="Aptos Narrow" w:cs="Times New Roman"/>
                <w:b/>
                <w:bCs/>
                <w:color w:val="000000"/>
                <w:sz w:val="24"/>
                <w:szCs w:val="24"/>
              </w:rPr>
              <w:t>Random Forest</w:t>
            </w:r>
          </w:p>
        </w:tc>
        <w:tc>
          <w:tcPr>
            <w:tcW w:w="3310" w:type="dxa"/>
          </w:tcPr>
          <w:p w14:paraId="6FA6FFC6" w14:textId="32DACE40" w:rsidR="001C6DE3" w:rsidRPr="00AE5EAB" w:rsidRDefault="00947DBE" w:rsidP="001C6DE3">
            <w:pPr>
              <w:spacing w:after="0" w:line="240" w:lineRule="auto"/>
              <w:rPr>
                <w:rFonts w:ascii="Aptos Narrow" w:eastAsia="Times New Roman" w:hAnsi="Aptos Narrow" w:cs="Times New Roman"/>
                <w:b/>
                <w:bCs/>
                <w:color w:val="000000"/>
                <w:sz w:val="24"/>
                <w:szCs w:val="24"/>
              </w:rPr>
            </w:pPr>
            <w:r w:rsidRPr="00AE5EAB">
              <w:rPr>
                <w:rFonts w:ascii="Aptos Narrow" w:eastAsia="Times New Roman" w:hAnsi="Aptos Narrow" w:cs="Times New Roman"/>
                <w:b/>
                <w:bCs/>
                <w:color w:val="000000"/>
                <w:sz w:val="24"/>
                <w:szCs w:val="24"/>
              </w:rPr>
              <w:t>Lasso</w:t>
            </w:r>
          </w:p>
        </w:tc>
        <w:tc>
          <w:tcPr>
            <w:tcW w:w="1571" w:type="dxa"/>
          </w:tcPr>
          <w:p w14:paraId="358925A7" w14:textId="58D8667C" w:rsidR="001C6DE3" w:rsidRPr="00AE5EAB" w:rsidRDefault="00B40421" w:rsidP="001C6DE3">
            <w:pPr>
              <w:spacing w:after="0" w:line="240" w:lineRule="auto"/>
              <w:rPr>
                <w:rFonts w:ascii="Aptos Narrow" w:eastAsia="Times New Roman" w:hAnsi="Aptos Narrow" w:cs="Times New Roman"/>
                <w:b/>
                <w:bCs/>
                <w:color w:val="000000"/>
                <w:sz w:val="24"/>
                <w:szCs w:val="24"/>
              </w:rPr>
            </w:pPr>
            <w:r w:rsidRPr="00AE5EAB">
              <w:rPr>
                <w:rFonts w:ascii="Aptos Narrow" w:eastAsia="Times New Roman" w:hAnsi="Aptos Narrow" w:cs="Times New Roman"/>
                <w:b/>
                <w:bCs/>
                <w:color w:val="000000"/>
                <w:sz w:val="24"/>
                <w:szCs w:val="24"/>
              </w:rPr>
              <w:t>Decision</w:t>
            </w:r>
            <w:r w:rsidR="00947DBE" w:rsidRPr="00AE5EAB">
              <w:rPr>
                <w:rFonts w:ascii="Aptos Narrow" w:eastAsia="Times New Roman" w:hAnsi="Aptos Narrow" w:cs="Times New Roman"/>
                <w:b/>
                <w:bCs/>
                <w:color w:val="000000"/>
                <w:sz w:val="24"/>
                <w:szCs w:val="24"/>
              </w:rPr>
              <w:t xml:space="preserve"> Tree</w:t>
            </w:r>
          </w:p>
        </w:tc>
      </w:tr>
      <w:tr w:rsidR="0038012D" w:rsidRPr="00835A7D" w14:paraId="1D5C2343" w14:textId="77777777" w:rsidTr="0038012D">
        <w:trPr>
          <w:trHeight w:val="320"/>
        </w:trPr>
        <w:tc>
          <w:tcPr>
            <w:tcW w:w="3749" w:type="dxa"/>
            <w:vAlign w:val="bottom"/>
          </w:tcPr>
          <w:p w14:paraId="68DF9036" w14:textId="548E07FE"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ENSMPUG00000003456_CLDN1</w:t>
            </w:r>
          </w:p>
        </w:tc>
        <w:tc>
          <w:tcPr>
            <w:tcW w:w="3310" w:type="dxa"/>
            <w:vAlign w:val="bottom"/>
          </w:tcPr>
          <w:p w14:paraId="270BB31A" w14:textId="7E40C14B"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Ketoleucine</w:t>
            </w:r>
          </w:p>
        </w:tc>
        <w:tc>
          <w:tcPr>
            <w:tcW w:w="1571" w:type="dxa"/>
            <w:vAlign w:val="bottom"/>
          </w:tcPr>
          <w:p w14:paraId="23297370" w14:textId="5AD438A4"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ENSMPUG00000005128_EMILIN2</w:t>
            </w:r>
          </w:p>
        </w:tc>
      </w:tr>
      <w:tr w:rsidR="0038012D" w:rsidRPr="00835A7D" w14:paraId="17169A23" w14:textId="77777777" w:rsidTr="0038012D">
        <w:trPr>
          <w:trHeight w:val="320"/>
        </w:trPr>
        <w:tc>
          <w:tcPr>
            <w:tcW w:w="3749" w:type="dxa"/>
            <w:vAlign w:val="bottom"/>
          </w:tcPr>
          <w:p w14:paraId="253E9784" w14:textId="67D579C2"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ENSMPUG00000012286_NLRP3</w:t>
            </w:r>
          </w:p>
        </w:tc>
        <w:tc>
          <w:tcPr>
            <w:tcW w:w="3310" w:type="dxa"/>
            <w:vAlign w:val="bottom"/>
          </w:tcPr>
          <w:p w14:paraId="1DC04691" w14:textId="15444ADE"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ENSMPUG00000014634_MKRN3</w:t>
            </w:r>
          </w:p>
        </w:tc>
        <w:tc>
          <w:tcPr>
            <w:tcW w:w="1571" w:type="dxa"/>
            <w:vAlign w:val="bottom"/>
          </w:tcPr>
          <w:p w14:paraId="1252DC4A" w14:textId="1A8DD78D"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ENSMPUG00000007479_PRDM16</w:t>
            </w:r>
          </w:p>
        </w:tc>
      </w:tr>
      <w:tr w:rsidR="0038012D" w:rsidRPr="00835A7D" w14:paraId="2D44D786" w14:textId="77777777" w:rsidTr="0038012D">
        <w:trPr>
          <w:trHeight w:val="320"/>
        </w:trPr>
        <w:tc>
          <w:tcPr>
            <w:tcW w:w="3749" w:type="dxa"/>
            <w:vAlign w:val="bottom"/>
          </w:tcPr>
          <w:p w14:paraId="52167EE2" w14:textId="03ACE331"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ENSMPUG00000016615_DNAJB2</w:t>
            </w:r>
          </w:p>
        </w:tc>
        <w:tc>
          <w:tcPr>
            <w:tcW w:w="3310" w:type="dxa"/>
            <w:vAlign w:val="bottom"/>
          </w:tcPr>
          <w:p w14:paraId="074EF376" w14:textId="77F8F159"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ENSMPUG00000026895_Unknown</w:t>
            </w:r>
          </w:p>
        </w:tc>
        <w:tc>
          <w:tcPr>
            <w:tcW w:w="1571" w:type="dxa"/>
            <w:vAlign w:val="bottom"/>
          </w:tcPr>
          <w:p w14:paraId="36877052" w14:textId="4E930C3F"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Ketoleucine</w:t>
            </w:r>
          </w:p>
        </w:tc>
      </w:tr>
      <w:tr w:rsidR="0038012D" w:rsidRPr="00835A7D" w14:paraId="4904121B" w14:textId="77777777" w:rsidTr="0038012D">
        <w:trPr>
          <w:trHeight w:val="320"/>
        </w:trPr>
        <w:tc>
          <w:tcPr>
            <w:tcW w:w="3749" w:type="dxa"/>
            <w:vAlign w:val="bottom"/>
          </w:tcPr>
          <w:p w14:paraId="4CADA51B" w14:textId="1A948EDE"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ENSMPUG00000008080_VCAN</w:t>
            </w:r>
          </w:p>
        </w:tc>
        <w:tc>
          <w:tcPr>
            <w:tcW w:w="3310" w:type="dxa"/>
            <w:vAlign w:val="bottom"/>
          </w:tcPr>
          <w:p w14:paraId="30AB7E3A" w14:textId="244FE735"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L.Alanine</w:t>
            </w:r>
          </w:p>
        </w:tc>
        <w:tc>
          <w:tcPr>
            <w:tcW w:w="1571" w:type="dxa"/>
            <w:vAlign w:val="bottom"/>
          </w:tcPr>
          <w:p w14:paraId="470DD3E2" w14:textId="7A49A66C"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L.Norleucine</w:t>
            </w:r>
          </w:p>
        </w:tc>
      </w:tr>
      <w:tr w:rsidR="0038012D" w:rsidRPr="00835A7D" w14:paraId="761C7D39" w14:textId="77777777" w:rsidTr="0038012D">
        <w:trPr>
          <w:trHeight w:val="320"/>
        </w:trPr>
        <w:tc>
          <w:tcPr>
            <w:tcW w:w="3749" w:type="dxa"/>
            <w:vAlign w:val="bottom"/>
          </w:tcPr>
          <w:p w14:paraId="2DFF2C3C" w14:textId="503999BD"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ENSMPUG00000001650_COLQ</w:t>
            </w:r>
          </w:p>
        </w:tc>
        <w:tc>
          <w:tcPr>
            <w:tcW w:w="3310" w:type="dxa"/>
            <w:vAlign w:val="bottom"/>
          </w:tcPr>
          <w:p w14:paraId="78232603" w14:textId="2865AA1B"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ENSMPUG00000024388_Unknown</w:t>
            </w:r>
          </w:p>
        </w:tc>
        <w:tc>
          <w:tcPr>
            <w:tcW w:w="1571" w:type="dxa"/>
            <w:vAlign w:val="bottom"/>
          </w:tcPr>
          <w:p w14:paraId="78F54A52" w14:textId="76827FC2"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ENSMPUG00000002571_PFN2</w:t>
            </w:r>
          </w:p>
        </w:tc>
      </w:tr>
      <w:tr w:rsidR="0038012D" w:rsidRPr="00835A7D" w14:paraId="671B73B6" w14:textId="77777777" w:rsidTr="0038012D">
        <w:trPr>
          <w:trHeight w:val="320"/>
        </w:trPr>
        <w:tc>
          <w:tcPr>
            <w:tcW w:w="3749" w:type="dxa"/>
            <w:vAlign w:val="bottom"/>
          </w:tcPr>
          <w:p w14:paraId="09A77A79" w14:textId="4CCBBF40"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ENSMPUG00000005128_EMILIN2</w:t>
            </w:r>
          </w:p>
        </w:tc>
        <w:tc>
          <w:tcPr>
            <w:tcW w:w="3310" w:type="dxa"/>
            <w:vAlign w:val="bottom"/>
          </w:tcPr>
          <w:p w14:paraId="110A5D88" w14:textId="5F3B9D15"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X2.Methoxyestrone</w:t>
            </w:r>
          </w:p>
        </w:tc>
        <w:tc>
          <w:tcPr>
            <w:tcW w:w="1571" w:type="dxa"/>
            <w:vAlign w:val="bottom"/>
          </w:tcPr>
          <w:p w14:paraId="6A480D60" w14:textId="076C1F5B"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ENSMPUG00000017343_KBTBD12</w:t>
            </w:r>
          </w:p>
        </w:tc>
      </w:tr>
      <w:tr w:rsidR="0038012D" w:rsidRPr="00835A7D" w14:paraId="5FB6F75F" w14:textId="77777777" w:rsidTr="0038012D">
        <w:trPr>
          <w:trHeight w:val="320"/>
        </w:trPr>
        <w:tc>
          <w:tcPr>
            <w:tcW w:w="3749" w:type="dxa"/>
            <w:vAlign w:val="bottom"/>
          </w:tcPr>
          <w:p w14:paraId="486FDF2A" w14:textId="3F74E10D"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ENSMPUG00000001374_SLC19A3</w:t>
            </w:r>
          </w:p>
        </w:tc>
        <w:tc>
          <w:tcPr>
            <w:tcW w:w="3310" w:type="dxa"/>
            <w:vAlign w:val="bottom"/>
          </w:tcPr>
          <w:p w14:paraId="5F47024E" w14:textId="0D060F37"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ENSMPUG00000014561_TCN1</w:t>
            </w:r>
          </w:p>
        </w:tc>
        <w:tc>
          <w:tcPr>
            <w:tcW w:w="1571" w:type="dxa"/>
            <w:vAlign w:val="bottom"/>
          </w:tcPr>
          <w:p w14:paraId="111B3D10" w14:textId="59FB8C7F"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ENSMPUG00000002475_Unknown</w:t>
            </w:r>
          </w:p>
        </w:tc>
      </w:tr>
      <w:tr w:rsidR="0038012D" w:rsidRPr="00835A7D" w14:paraId="1C591B04" w14:textId="77777777" w:rsidTr="0038012D">
        <w:trPr>
          <w:trHeight w:val="320"/>
        </w:trPr>
        <w:tc>
          <w:tcPr>
            <w:tcW w:w="3749" w:type="dxa"/>
            <w:vAlign w:val="bottom"/>
          </w:tcPr>
          <w:p w14:paraId="7C6361FC" w14:textId="01EA91A8"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lastRenderedPageBreak/>
              <w:t>ENSMPUG00000016744_CLEC4D</w:t>
            </w:r>
          </w:p>
        </w:tc>
        <w:tc>
          <w:tcPr>
            <w:tcW w:w="3310" w:type="dxa"/>
            <w:vAlign w:val="bottom"/>
          </w:tcPr>
          <w:p w14:paraId="20CCA030" w14:textId="3C8269A0"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ENSMPUG00000010904_AZGP1</w:t>
            </w:r>
          </w:p>
        </w:tc>
        <w:tc>
          <w:tcPr>
            <w:tcW w:w="1571" w:type="dxa"/>
            <w:vAlign w:val="bottom"/>
          </w:tcPr>
          <w:p w14:paraId="43DEDA54" w14:textId="2249C4F2"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L.Threonine</w:t>
            </w:r>
          </w:p>
        </w:tc>
      </w:tr>
      <w:tr w:rsidR="0038012D" w:rsidRPr="00835A7D" w14:paraId="509363EE" w14:textId="77777777" w:rsidTr="0038012D">
        <w:trPr>
          <w:trHeight w:val="320"/>
        </w:trPr>
        <w:tc>
          <w:tcPr>
            <w:tcW w:w="3749" w:type="dxa"/>
            <w:vAlign w:val="bottom"/>
          </w:tcPr>
          <w:p w14:paraId="1ADB8C0C" w14:textId="1EE29D05"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ENSMPUG00000010340_CCDC88A</w:t>
            </w:r>
          </w:p>
        </w:tc>
        <w:tc>
          <w:tcPr>
            <w:tcW w:w="3310" w:type="dxa"/>
            <w:vAlign w:val="bottom"/>
          </w:tcPr>
          <w:p w14:paraId="1CC3532D" w14:textId="721B0540"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ENSMPUG00000001013_ADAMTS1</w:t>
            </w:r>
          </w:p>
        </w:tc>
        <w:tc>
          <w:tcPr>
            <w:tcW w:w="1571" w:type="dxa"/>
            <w:vAlign w:val="bottom"/>
          </w:tcPr>
          <w:p w14:paraId="313BFC19" w14:textId="03154578"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L.Sorbose</w:t>
            </w:r>
          </w:p>
        </w:tc>
      </w:tr>
      <w:tr w:rsidR="0038012D" w:rsidRPr="00835A7D" w14:paraId="0826183A" w14:textId="77777777" w:rsidTr="0038012D">
        <w:trPr>
          <w:trHeight w:val="320"/>
        </w:trPr>
        <w:tc>
          <w:tcPr>
            <w:tcW w:w="3749" w:type="dxa"/>
            <w:vAlign w:val="bottom"/>
          </w:tcPr>
          <w:p w14:paraId="726A4895" w14:textId="76AE8B21" w:rsidR="0038012D" w:rsidRPr="00AE5EAB" w:rsidRDefault="0038012D" w:rsidP="0038012D">
            <w:pPr>
              <w:spacing w:after="0" w:line="240" w:lineRule="auto"/>
              <w:rPr>
                <w:rFonts w:ascii="Calibri" w:eastAsia="Times New Roman" w:hAnsi="Calibri" w:cs="Calibri"/>
                <w:color w:val="000000"/>
                <w:sz w:val="18"/>
                <w:szCs w:val="18"/>
              </w:rPr>
            </w:pPr>
            <w:r w:rsidRPr="00835A7D">
              <w:rPr>
                <w:rFonts w:ascii="Calibri" w:eastAsia="Times New Roman" w:hAnsi="Calibri" w:cs="Calibri"/>
                <w:color w:val="000000"/>
                <w:sz w:val="18"/>
                <w:szCs w:val="18"/>
              </w:rPr>
              <w:t>ENSMPUG00000006199_CLEC2A</w:t>
            </w:r>
          </w:p>
        </w:tc>
        <w:tc>
          <w:tcPr>
            <w:tcW w:w="3310" w:type="dxa"/>
            <w:vAlign w:val="bottom"/>
          </w:tcPr>
          <w:p w14:paraId="3F6EC6E9" w14:textId="11A55832"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Allylmalonic.acid</w:t>
            </w:r>
          </w:p>
        </w:tc>
        <w:tc>
          <w:tcPr>
            <w:tcW w:w="1571" w:type="dxa"/>
            <w:vAlign w:val="bottom"/>
          </w:tcPr>
          <w:p w14:paraId="29A20B41" w14:textId="6216BFFE" w:rsidR="0038012D" w:rsidRPr="00AE5EAB" w:rsidRDefault="0038012D" w:rsidP="0038012D">
            <w:pPr>
              <w:spacing w:after="0" w:line="240" w:lineRule="auto"/>
              <w:rPr>
                <w:rFonts w:ascii="Calibri" w:eastAsia="Times New Roman" w:hAnsi="Calibri" w:cs="Calibri"/>
                <w:color w:val="000000"/>
                <w:sz w:val="18"/>
                <w:szCs w:val="18"/>
              </w:rPr>
            </w:pPr>
            <w:r w:rsidRPr="00AE5EAB">
              <w:rPr>
                <w:rFonts w:ascii="Calibri" w:hAnsi="Calibri" w:cs="Calibri"/>
                <w:color w:val="000000"/>
                <w:sz w:val="18"/>
                <w:szCs w:val="18"/>
              </w:rPr>
              <w:t>L.Serine</w:t>
            </w:r>
          </w:p>
        </w:tc>
      </w:tr>
    </w:tbl>
    <w:p w14:paraId="7467B072" w14:textId="77777777" w:rsidR="00835A7D" w:rsidRDefault="00835A7D" w:rsidP="0016439A"/>
    <w:p w14:paraId="78A59BF2" w14:textId="77777777" w:rsidR="00C500B6" w:rsidRPr="0016439A" w:rsidRDefault="00C500B6" w:rsidP="0016439A">
      <w:pPr>
        <w:rPr>
          <w:rtl/>
        </w:rPr>
      </w:pPr>
    </w:p>
    <w:sectPr w:rsidR="00C500B6" w:rsidRPr="0016439A" w:rsidSect="00034616">
      <w:headerReference w:type="even" r:id="rId17"/>
      <w:headerReference w:type="default" r:id="rId18"/>
      <w:footerReference w:type="even" r:id="rId19"/>
      <w:footerReference w:type="default" r:id="rId20"/>
      <w:headerReference w:type="first" r:id="rId21"/>
      <w:footerReference w:type="first" r:id="rId2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unne, Rob (Data61, Eveleigh)" w:date="2025-10-23T10:27:00Z" w:initials="DE">
    <w:p w14:paraId="2D0D1D03" w14:textId="35FF43E8" w:rsidR="00BD79BC" w:rsidRDefault="00BD79BC">
      <w:pPr>
        <w:pStyle w:val="CommentText"/>
      </w:pPr>
      <w:r>
        <w:rPr>
          <w:rStyle w:val="CommentReference"/>
        </w:rPr>
        <w:annotationRef/>
      </w:r>
      <w:r w:rsidRPr="20628FFF">
        <w:t xml:space="preserve">might want to mention that GOSDT attempts to produce a decision tree that is optimal in some way whereas CART trees make a greedy decision at each node -- which may lead the tree to a more complex and less optimal solution. </w:t>
      </w:r>
    </w:p>
  </w:comment>
  <w:comment w:id="4" w:author="Kargarfard, Nehleh (H&amp;B, Westmead)" w:date="2025-10-23T16:18:00Z" w:initials="KN(W">
    <w:p w14:paraId="72C7436B" w14:textId="77777777" w:rsidR="00620236" w:rsidRDefault="00620236" w:rsidP="00620236">
      <w:r>
        <w:rPr>
          <w:rStyle w:val="CommentReference"/>
        </w:rPr>
        <w:annotationRef/>
      </w:r>
      <w:r>
        <w:rPr>
          <w:sz w:val="20"/>
          <w:szCs w:val="20"/>
        </w:rPr>
        <w:t xml:space="preserve">i addressed your comment here. </w:t>
      </w:r>
    </w:p>
  </w:comment>
  <w:comment w:id="6" w:author="Lee, Carol (H&amp;B, Westmead)" w:date="2025-11-20T14:58:00Z" w:initials="LC(W">
    <w:p w14:paraId="4DFACE67" w14:textId="77777777" w:rsidR="00E84D60" w:rsidRDefault="00E84D60" w:rsidP="00E84D60">
      <w:r>
        <w:rPr>
          <w:rStyle w:val="CommentReference"/>
        </w:rPr>
        <w:annotationRef/>
      </w:r>
      <w:r>
        <w:rPr>
          <w:sz w:val="20"/>
          <w:szCs w:val="20"/>
        </w:rPr>
        <w:t>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0D1D03" w15:done="1"/>
  <w15:commentEx w15:paraId="72C7436B" w15:paraIdParent="2D0D1D03" w15:done="1"/>
  <w15:commentEx w15:paraId="4DFACE6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26BB8F" w16cex:dateUtc="2025-10-22T23:27:00Z"/>
  <w16cex:commentExtensible w16cex:durableId="4A3AF213" w16cex:dateUtc="2025-10-23T05:18:00Z"/>
  <w16cex:commentExtensible w16cex:durableId="6E06AAB3" w16cex:dateUtc="2025-11-20T0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0D1D03" w16cid:durableId="6426BB8F"/>
  <w16cid:commentId w16cid:paraId="72C7436B" w16cid:durableId="4A3AF213"/>
  <w16cid:commentId w16cid:paraId="4DFACE67" w16cid:durableId="6E06A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DD5FE" w14:textId="77777777" w:rsidR="00225E91" w:rsidRDefault="00225E91" w:rsidP="00814536">
      <w:pPr>
        <w:spacing w:after="0" w:line="240" w:lineRule="auto"/>
      </w:pPr>
      <w:r>
        <w:separator/>
      </w:r>
    </w:p>
  </w:endnote>
  <w:endnote w:type="continuationSeparator" w:id="0">
    <w:p w14:paraId="779DE578" w14:textId="77777777" w:rsidR="00225E91" w:rsidRDefault="00225E91" w:rsidP="00814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3100797"/>
      <w:docPartObj>
        <w:docPartGallery w:val="Page Numbers (Bottom of Page)"/>
        <w:docPartUnique/>
      </w:docPartObj>
    </w:sdtPr>
    <w:sdtEndPr>
      <w:rPr>
        <w:rStyle w:val="PageNumber"/>
      </w:rPr>
    </w:sdtEndPr>
    <w:sdtContent>
      <w:p w14:paraId="0526DB0A" w14:textId="29393226" w:rsidR="00AA5C67" w:rsidRDefault="00AA5C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67E292" w14:textId="21FE7C8D" w:rsidR="00814536" w:rsidRDefault="00814536" w:rsidP="002C078B">
    <w:pPr>
      <w:pStyle w:val="Footer"/>
      <w:ind w:right="360"/>
    </w:pPr>
    <w:r>
      <w:rPr>
        <w:noProof/>
      </w:rPr>
      <mc:AlternateContent>
        <mc:Choice Requires="wps">
          <w:drawing>
            <wp:anchor distT="0" distB="0" distL="0" distR="0" simplePos="0" relativeHeight="251658244" behindDoc="0" locked="0" layoutInCell="1" allowOverlap="1" wp14:anchorId="3AFCF5C1" wp14:editId="51647539">
              <wp:simplePos x="635" y="635"/>
              <wp:positionH relativeFrom="page">
                <wp:align>center</wp:align>
              </wp:positionH>
              <wp:positionV relativeFrom="page">
                <wp:align>bottom</wp:align>
              </wp:positionV>
              <wp:extent cx="551815" cy="404495"/>
              <wp:effectExtent l="0" t="0" r="6985" b="0"/>
              <wp:wrapNone/>
              <wp:docPr id="112794685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2306E39" w14:textId="77017897"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FCF5C1" id="_x0000_t202" coordsize="21600,21600" o:spt="202" path="m,l,21600r21600,l21600,xe">
              <v:stroke joinstyle="miter"/>
              <v:path gradientshapeok="t" o:connecttype="rect"/>
            </v:shapetype>
            <v:shape id="Text Box 5" o:spid="_x0000_s1028" type="#_x0000_t202" alt="OFFICIAL" style="position:absolute;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" filled="f" stroked="f">
              <v:textbox style="mso-fit-shape-to-text:t" inset="0,0,0,15pt">
                <w:txbxContent>
                  <w:p w14:paraId="62306E39" w14:textId="77017897"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4227012"/>
      <w:docPartObj>
        <w:docPartGallery w:val="Page Numbers (Bottom of Page)"/>
        <w:docPartUnique/>
      </w:docPartObj>
    </w:sdtPr>
    <w:sdtEndPr>
      <w:rPr>
        <w:rStyle w:val="PageNumber"/>
      </w:rPr>
    </w:sdtEndPr>
    <w:sdtContent>
      <w:p w14:paraId="2316309E" w14:textId="3B4AE65B" w:rsidR="00AA5C67" w:rsidRDefault="00AA5C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7FF20079" w14:textId="7D8F8B8D" w:rsidR="00814536" w:rsidRDefault="00814536" w:rsidP="002C078B">
    <w:pPr>
      <w:pStyle w:val="Footer"/>
      <w:ind w:right="360"/>
    </w:pPr>
    <w:r>
      <w:rPr>
        <w:noProof/>
      </w:rPr>
      <mc:AlternateContent>
        <mc:Choice Requires="wps">
          <w:drawing>
            <wp:anchor distT="0" distB="0" distL="0" distR="0" simplePos="0" relativeHeight="251658245" behindDoc="0" locked="0" layoutInCell="1" allowOverlap="1" wp14:anchorId="06E9A29A" wp14:editId="0AE292C0">
              <wp:simplePos x="0" y="0"/>
              <wp:positionH relativeFrom="page">
                <wp:align>center</wp:align>
              </wp:positionH>
              <wp:positionV relativeFrom="page">
                <wp:align>bottom</wp:align>
              </wp:positionV>
              <wp:extent cx="551815" cy="404495"/>
              <wp:effectExtent l="0" t="0" r="6985" b="0"/>
              <wp:wrapNone/>
              <wp:docPr id="148428758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38E9B9C" w14:textId="00F48864"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E9A29A" id="_x0000_t202" coordsize="21600,21600" o:spt="202" path="m,l,21600r21600,l21600,xe">
              <v:stroke joinstyle="miter"/>
              <v:path gradientshapeok="t" o:connecttype="rect"/>
            </v:shapetype>
            <v:shape id="Text Box 6" o:spid="_x0000_s1029" type="#_x0000_t202" alt="OFFICIAL" style="position:absolute;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" filled="f" stroked="f">
              <v:textbox style="mso-fit-shape-to-text:t" inset="0,0,0,15pt">
                <w:txbxContent>
                  <w:p w14:paraId="338E9B9C" w14:textId="00F48864"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181E8" w14:textId="34DA8059" w:rsidR="00814536" w:rsidRDefault="00814536">
    <w:pPr>
      <w:pStyle w:val="Footer"/>
    </w:pPr>
    <w:r>
      <w:rPr>
        <w:noProof/>
      </w:rPr>
      <mc:AlternateContent>
        <mc:Choice Requires="wps">
          <w:drawing>
            <wp:anchor distT="0" distB="0" distL="0" distR="0" simplePos="0" relativeHeight="251658243" behindDoc="0" locked="0" layoutInCell="1" allowOverlap="1" wp14:anchorId="3D7AA22A" wp14:editId="3DC9C5AB">
              <wp:simplePos x="635" y="635"/>
              <wp:positionH relativeFrom="page">
                <wp:align>center</wp:align>
              </wp:positionH>
              <wp:positionV relativeFrom="page">
                <wp:align>bottom</wp:align>
              </wp:positionV>
              <wp:extent cx="551815" cy="404495"/>
              <wp:effectExtent l="0" t="0" r="6985" b="0"/>
              <wp:wrapNone/>
              <wp:docPr id="162293328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D2B72F9" w14:textId="06E6B2DF"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7AA22A" id="_x0000_t202" coordsize="21600,21600" o:spt="202" path="m,l,21600r21600,l21600,xe">
              <v:stroke joinstyle="miter"/>
              <v:path gradientshapeok="t" o:connecttype="rect"/>
            </v:shapetype>
            <v:shape id="Text Box 4" o:spid="_x0000_s1031" type="#_x0000_t202" alt="OFFICIAL" style="position:absolute;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" filled="f" stroked="f">
              <v:textbox style="mso-fit-shape-to-text:t" inset="0,0,0,15pt">
                <w:txbxContent>
                  <w:p w14:paraId="7D2B72F9" w14:textId="06E6B2DF"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4E4C" w14:textId="77777777" w:rsidR="00225E91" w:rsidRDefault="00225E91" w:rsidP="00814536">
      <w:pPr>
        <w:spacing w:after="0" w:line="240" w:lineRule="auto"/>
      </w:pPr>
      <w:r>
        <w:separator/>
      </w:r>
    </w:p>
  </w:footnote>
  <w:footnote w:type="continuationSeparator" w:id="0">
    <w:p w14:paraId="1D065C8B" w14:textId="77777777" w:rsidR="00225E91" w:rsidRDefault="00225E91" w:rsidP="00814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9F1E" w14:textId="0B0EF4AA" w:rsidR="00814536" w:rsidRDefault="00814536">
    <w:pPr>
      <w:pStyle w:val="Header"/>
    </w:pPr>
    <w:r>
      <w:rPr>
        <w:noProof/>
      </w:rPr>
      <mc:AlternateContent>
        <mc:Choice Requires="wps">
          <w:drawing>
            <wp:anchor distT="0" distB="0" distL="0" distR="0" simplePos="0" relativeHeight="251658241" behindDoc="0" locked="0" layoutInCell="1" allowOverlap="1" wp14:anchorId="57CCCD09" wp14:editId="56A5981A">
              <wp:simplePos x="635" y="635"/>
              <wp:positionH relativeFrom="page">
                <wp:align>center</wp:align>
              </wp:positionH>
              <wp:positionV relativeFrom="page">
                <wp:align>top</wp:align>
              </wp:positionV>
              <wp:extent cx="551815" cy="404495"/>
              <wp:effectExtent l="0" t="0" r="6985" b="1905"/>
              <wp:wrapNone/>
              <wp:docPr id="105971063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C66A66B" w14:textId="290B2805"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CCCD09" id="_x0000_t202" coordsize="21600,21600" o:spt="202" path="m,l,21600r21600,l21600,xe">
              <v:stroke joinstyle="miter"/>
              <v:path gradientshapeok="t" o:connecttype="rect"/>
            </v:shapetype>
            <v:shape id="Text Box 2" o:spid="_x0000_s1026" type="#_x0000_t202" alt="OFFICIAL" style="position:absolute;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" filled="f" stroked="f">
              <v:textbox style="mso-fit-shape-to-text:t" inset="0,15pt,0,0">
                <w:txbxContent>
                  <w:p w14:paraId="1C66A66B" w14:textId="290B2805"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4F6D" w14:textId="1E5BD657" w:rsidR="00814536" w:rsidRDefault="00814536">
    <w:pPr>
      <w:pStyle w:val="Header"/>
    </w:pPr>
    <w:r>
      <w:rPr>
        <w:noProof/>
      </w:rPr>
      <mc:AlternateContent>
        <mc:Choice Requires="wps">
          <w:drawing>
            <wp:anchor distT="0" distB="0" distL="0" distR="0" simplePos="0" relativeHeight="251658242" behindDoc="0" locked="0" layoutInCell="1" allowOverlap="1" wp14:anchorId="443A8665" wp14:editId="12363561">
              <wp:simplePos x="0" y="0"/>
              <wp:positionH relativeFrom="page">
                <wp:align>center</wp:align>
              </wp:positionH>
              <wp:positionV relativeFrom="page">
                <wp:align>top</wp:align>
              </wp:positionV>
              <wp:extent cx="551815" cy="404495"/>
              <wp:effectExtent l="0" t="0" r="6985" b="1905"/>
              <wp:wrapNone/>
              <wp:docPr id="164583107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CC59A1" w14:textId="29974690"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3A8665" id="_x0000_t202" coordsize="21600,21600" o:spt="202" path="m,l,21600r21600,l21600,xe">
              <v:stroke joinstyle="miter"/>
              <v:path gradientshapeok="t" o:connecttype="rect"/>
            </v:shapetype>
            <v:shape id="Text Box 3" o:spid="_x0000_s1027" type="#_x0000_t202" alt="OFFICIAL" style="position:absolute;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" filled="f" stroked="f">
              <v:textbox style="mso-fit-shape-to-text:t" inset="0,15pt,0,0">
                <w:txbxContent>
                  <w:p w14:paraId="3BCC59A1" w14:textId="29974690"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DAF0" w14:textId="5E3DF8D1" w:rsidR="00814536" w:rsidRDefault="00814536">
    <w:pPr>
      <w:pStyle w:val="Header"/>
    </w:pPr>
    <w:r>
      <w:rPr>
        <w:noProof/>
      </w:rPr>
      <mc:AlternateContent>
        <mc:Choice Requires="wps">
          <w:drawing>
            <wp:anchor distT="0" distB="0" distL="0" distR="0" simplePos="0" relativeHeight="251658240" behindDoc="0" locked="0" layoutInCell="1" allowOverlap="1" wp14:anchorId="0A7F41BF" wp14:editId="38320EBA">
              <wp:simplePos x="635" y="635"/>
              <wp:positionH relativeFrom="page">
                <wp:align>center</wp:align>
              </wp:positionH>
              <wp:positionV relativeFrom="page">
                <wp:align>top</wp:align>
              </wp:positionV>
              <wp:extent cx="551815" cy="404495"/>
              <wp:effectExtent l="0" t="0" r="6985" b="1905"/>
              <wp:wrapNone/>
              <wp:docPr id="129753128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91A38F5" w14:textId="6E07C6C0"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7F41BF"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" filled="f" stroked="f">
              <v:textbox style="mso-fit-shape-to-text:t" inset="0,15pt,0,0">
                <w:txbxContent>
                  <w:p w14:paraId="291A38F5" w14:textId="6E07C6C0" w:rsidR="00814536" w:rsidRPr="00814536" w:rsidRDefault="00814536" w:rsidP="00814536">
                    <w:pPr>
                      <w:spacing w:after="0"/>
                      <w:rPr>
                        <w:rFonts w:ascii="Calibri" w:eastAsia="Calibri" w:hAnsi="Calibri" w:cs="Calibri"/>
                        <w:noProof/>
                        <w:color w:val="FF0000"/>
                        <w:sz w:val="24"/>
                        <w:szCs w:val="24"/>
                      </w:rPr>
                    </w:pPr>
                    <w:r w:rsidRPr="00814536">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164047"/>
    <w:multiLevelType w:val="hybridMultilevel"/>
    <w:tmpl w:val="3DDE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6F3C01"/>
    <w:multiLevelType w:val="multilevel"/>
    <w:tmpl w:val="7FB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045460">
    <w:abstractNumId w:val="8"/>
  </w:num>
  <w:num w:numId="2" w16cid:durableId="1382289797">
    <w:abstractNumId w:val="6"/>
  </w:num>
  <w:num w:numId="3" w16cid:durableId="1130979748">
    <w:abstractNumId w:val="5"/>
  </w:num>
  <w:num w:numId="4" w16cid:durableId="553662419">
    <w:abstractNumId w:val="4"/>
  </w:num>
  <w:num w:numId="5" w16cid:durableId="1584290424">
    <w:abstractNumId w:val="7"/>
  </w:num>
  <w:num w:numId="6" w16cid:durableId="1768034358">
    <w:abstractNumId w:val="3"/>
  </w:num>
  <w:num w:numId="7" w16cid:durableId="1816095106">
    <w:abstractNumId w:val="2"/>
  </w:num>
  <w:num w:numId="8" w16cid:durableId="443109791">
    <w:abstractNumId w:val="1"/>
  </w:num>
  <w:num w:numId="9" w16cid:durableId="1090080997">
    <w:abstractNumId w:val="0"/>
  </w:num>
  <w:num w:numId="10" w16cid:durableId="438648153">
    <w:abstractNumId w:val="9"/>
  </w:num>
  <w:num w:numId="11" w16cid:durableId="89115871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garfard, Nehleh (H&amp;B, Westmead)">
    <w15:presenceInfo w15:providerId="AD" w15:userId="S::kar145@csiro.au::e57c654c-485f-4fe8-8092-3839df68d0df"/>
  </w15:person>
  <w15:person w15:author="Dunne, Rob (Data61, Eveleigh)">
    <w15:presenceInfo w15:providerId="AD" w15:userId="S::dun280@csiro.au::f78bee27-6a4b-44a9-a208-721401c83ae1"/>
  </w15:person>
  <w15:person w15:author="Lee, Carol (H&amp;B, Westmead)">
    <w15:presenceInfo w15:providerId="AD" w15:userId="S::lee349@csiro.au::14061258-3df2-4955-99d2-b32c0777d2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E7"/>
    <w:rsid w:val="000031FD"/>
    <w:rsid w:val="00012DC7"/>
    <w:rsid w:val="00015D05"/>
    <w:rsid w:val="00017BFE"/>
    <w:rsid w:val="00021FD5"/>
    <w:rsid w:val="00022192"/>
    <w:rsid w:val="00025959"/>
    <w:rsid w:val="000340A6"/>
    <w:rsid w:val="00034616"/>
    <w:rsid w:val="00037F9A"/>
    <w:rsid w:val="00041DCD"/>
    <w:rsid w:val="00041EF3"/>
    <w:rsid w:val="0004596B"/>
    <w:rsid w:val="0006063C"/>
    <w:rsid w:val="00060DFF"/>
    <w:rsid w:val="0007118B"/>
    <w:rsid w:val="00075A6A"/>
    <w:rsid w:val="00075CDF"/>
    <w:rsid w:val="00076978"/>
    <w:rsid w:val="000817F8"/>
    <w:rsid w:val="00084446"/>
    <w:rsid w:val="00085830"/>
    <w:rsid w:val="00086EA7"/>
    <w:rsid w:val="000873EA"/>
    <w:rsid w:val="0009019E"/>
    <w:rsid w:val="00092B51"/>
    <w:rsid w:val="00096169"/>
    <w:rsid w:val="00097901"/>
    <w:rsid w:val="000B1D9F"/>
    <w:rsid w:val="000C1FCA"/>
    <w:rsid w:val="000C545C"/>
    <w:rsid w:val="000D337C"/>
    <w:rsid w:val="000D6E89"/>
    <w:rsid w:val="000E0E13"/>
    <w:rsid w:val="000E5DE3"/>
    <w:rsid w:val="001135E8"/>
    <w:rsid w:val="00113B8C"/>
    <w:rsid w:val="00114932"/>
    <w:rsid w:val="00122021"/>
    <w:rsid w:val="001221AD"/>
    <w:rsid w:val="00125298"/>
    <w:rsid w:val="00130D27"/>
    <w:rsid w:val="001371E8"/>
    <w:rsid w:val="00137B0B"/>
    <w:rsid w:val="00141CB5"/>
    <w:rsid w:val="00142302"/>
    <w:rsid w:val="0015074B"/>
    <w:rsid w:val="00154A73"/>
    <w:rsid w:val="00154D0A"/>
    <w:rsid w:val="00160DB7"/>
    <w:rsid w:val="0016439A"/>
    <w:rsid w:val="00167E96"/>
    <w:rsid w:val="0017116F"/>
    <w:rsid w:val="0019190A"/>
    <w:rsid w:val="001A6893"/>
    <w:rsid w:val="001B0225"/>
    <w:rsid w:val="001B1396"/>
    <w:rsid w:val="001B1C2E"/>
    <w:rsid w:val="001B570B"/>
    <w:rsid w:val="001B691A"/>
    <w:rsid w:val="001B77F8"/>
    <w:rsid w:val="001C6DE3"/>
    <w:rsid w:val="001C7EA7"/>
    <w:rsid w:val="001D1377"/>
    <w:rsid w:val="001E5E4B"/>
    <w:rsid w:val="001E6D52"/>
    <w:rsid w:val="001F0157"/>
    <w:rsid w:val="001F2F3C"/>
    <w:rsid w:val="0020172F"/>
    <w:rsid w:val="00212EA6"/>
    <w:rsid w:val="002226BE"/>
    <w:rsid w:val="00223D92"/>
    <w:rsid w:val="00225E91"/>
    <w:rsid w:val="0022704C"/>
    <w:rsid w:val="00227050"/>
    <w:rsid w:val="00230C50"/>
    <w:rsid w:val="00235F45"/>
    <w:rsid w:val="00241844"/>
    <w:rsid w:val="00245287"/>
    <w:rsid w:val="0024713F"/>
    <w:rsid w:val="00250013"/>
    <w:rsid w:val="0028051D"/>
    <w:rsid w:val="0028503E"/>
    <w:rsid w:val="0029639D"/>
    <w:rsid w:val="002A0EC5"/>
    <w:rsid w:val="002A48A4"/>
    <w:rsid w:val="002B59E8"/>
    <w:rsid w:val="002C078B"/>
    <w:rsid w:val="002C7044"/>
    <w:rsid w:val="002C7C7E"/>
    <w:rsid w:val="002D05F7"/>
    <w:rsid w:val="002F62D8"/>
    <w:rsid w:val="002F72FA"/>
    <w:rsid w:val="00320580"/>
    <w:rsid w:val="00321C73"/>
    <w:rsid w:val="00326F90"/>
    <w:rsid w:val="0033399F"/>
    <w:rsid w:val="00344093"/>
    <w:rsid w:val="00346242"/>
    <w:rsid w:val="003474BC"/>
    <w:rsid w:val="00352297"/>
    <w:rsid w:val="003610AD"/>
    <w:rsid w:val="003614A8"/>
    <w:rsid w:val="0038012D"/>
    <w:rsid w:val="003876AC"/>
    <w:rsid w:val="00391979"/>
    <w:rsid w:val="003B266C"/>
    <w:rsid w:val="003B6909"/>
    <w:rsid w:val="003B7053"/>
    <w:rsid w:val="003C3DB1"/>
    <w:rsid w:val="003F67CF"/>
    <w:rsid w:val="00401018"/>
    <w:rsid w:val="00401279"/>
    <w:rsid w:val="004036FB"/>
    <w:rsid w:val="00403C8C"/>
    <w:rsid w:val="004229F4"/>
    <w:rsid w:val="00423BAE"/>
    <w:rsid w:val="00440CAE"/>
    <w:rsid w:val="00441CE2"/>
    <w:rsid w:val="0044600D"/>
    <w:rsid w:val="00447598"/>
    <w:rsid w:val="00451C1B"/>
    <w:rsid w:val="004545FC"/>
    <w:rsid w:val="004632D8"/>
    <w:rsid w:val="00463C1E"/>
    <w:rsid w:val="004703D6"/>
    <w:rsid w:val="004725BE"/>
    <w:rsid w:val="0048616D"/>
    <w:rsid w:val="0049252A"/>
    <w:rsid w:val="00497E1A"/>
    <w:rsid w:val="004A1BB7"/>
    <w:rsid w:val="004A539D"/>
    <w:rsid w:val="004A54DD"/>
    <w:rsid w:val="004A79A2"/>
    <w:rsid w:val="004B422F"/>
    <w:rsid w:val="004C55A2"/>
    <w:rsid w:val="004C585D"/>
    <w:rsid w:val="004C69DD"/>
    <w:rsid w:val="004D29E0"/>
    <w:rsid w:val="004D3018"/>
    <w:rsid w:val="004D31E6"/>
    <w:rsid w:val="004D3723"/>
    <w:rsid w:val="004E6738"/>
    <w:rsid w:val="004F1C59"/>
    <w:rsid w:val="004F714F"/>
    <w:rsid w:val="004F7475"/>
    <w:rsid w:val="00511B5E"/>
    <w:rsid w:val="00512F5F"/>
    <w:rsid w:val="00513C4B"/>
    <w:rsid w:val="00526CF7"/>
    <w:rsid w:val="00533232"/>
    <w:rsid w:val="005340DC"/>
    <w:rsid w:val="00541A22"/>
    <w:rsid w:val="00544764"/>
    <w:rsid w:val="0054607E"/>
    <w:rsid w:val="0055656A"/>
    <w:rsid w:val="005650FC"/>
    <w:rsid w:val="00577860"/>
    <w:rsid w:val="00581B23"/>
    <w:rsid w:val="00583FA7"/>
    <w:rsid w:val="005917EC"/>
    <w:rsid w:val="00593D64"/>
    <w:rsid w:val="005B0D9E"/>
    <w:rsid w:val="005B5FF0"/>
    <w:rsid w:val="005B6EB0"/>
    <w:rsid w:val="005C1659"/>
    <w:rsid w:val="005C2246"/>
    <w:rsid w:val="005D5366"/>
    <w:rsid w:val="005D76DF"/>
    <w:rsid w:val="005F5D43"/>
    <w:rsid w:val="00606E8D"/>
    <w:rsid w:val="00610E81"/>
    <w:rsid w:val="00620236"/>
    <w:rsid w:val="00635F92"/>
    <w:rsid w:val="006456B3"/>
    <w:rsid w:val="00662A7F"/>
    <w:rsid w:val="006741DE"/>
    <w:rsid w:val="006849E4"/>
    <w:rsid w:val="006A0D85"/>
    <w:rsid w:val="006A26B4"/>
    <w:rsid w:val="006B346E"/>
    <w:rsid w:val="006B632E"/>
    <w:rsid w:val="006C6125"/>
    <w:rsid w:val="006D7386"/>
    <w:rsid w:val="006E06CC"/>
    <w:rsid w:val="006E21FF"/>
    <w:rsid w:val="006E25A6"/>
    <w:rsid w:val="006E7BA1"/>
    <w:rsid w:val="006F0794"/>
    <w:rsid w:val="006F3D21"/>
    <w:rsid w:val="007218CC"/>
    <w:rsid w:val="00736EBB"/>
    <w:rsid w:val="00741F09"/>
    <w:rsid w:val="00743285"/>
    <w:rsid w:val="007452F1"/>
    <w:rsid w:val="007711FE"/>
    <w:rsid w:val="00771BFE"/>
    <w:rsid w:val="00771F93"/>
    <w:rsid w:val="0077693C"/>
    <w:rsid w:val="00777EBB"/>
    <w:rsid w:val="00780CEF"/>
    <w:rsid w:val="00797BCD"/>
    <w:rsid w:val="007A1DEB"/>
    <w:rsid w:val="007A7F5D"/>
    <w:rsid w:val="007B3210"/>
    <w:rsid w:val="007B6B3C"/>
    <w:rsid w:val="007B7580"/>
    <w:rsid w:val="007C3809"/>
    <w:rsid w:val="007D350B"/>
    <w:rsid w:val="007E1BBB"/>
    <w:rsid w:val="00801B4F"/>
    <w:rsid w:val="00810909"/>
    <w:rsid w:val="00814536"/>
    <w:rsid w:val="00817B1C"/>
    <w:rsid w:val="00822A9E"/>
    <w:rsid w:val="00835A7D"/>
    <w:rsid w:val="008419CE"/>
    <w:rsid w:val="008524D1"/>
    <w:rsid w:val="0085786D"/>
    <w:rsid w:val="00861D7E"/>
    <w:rsid w:val="00862C86"/>
    <w:rsid w:val="0086769C"/>
    <w:rsid w:val="0087329B"/>
    <w:rsid w:val="00881854"/>
    <w:rsid w:val="008879B1"/>
    <w:rsid w:val="00890249"/>
    <w:rsid w:val="00895339"/>
    <w:rsid w:val="008A41F3"/>
    <w:rsid w:val="008A7182"/>
    <w:rsid w:val="008B2799"/>
    <w:rsid w:val="008B2C93"/>
    <w:rsid w:val="008B7FC6"/>
    <w:rsid w:val="008C1C20"/>
    <w:rsid w:val="008C6BE5"/>
    <w:rsid w:val="008D3401"/>
    <w:rsid w:val="008E1873"/>
    <w:rsid w:val="008E4E51"/>
    <w:rsid w:val="008E7CA1"/>
    <w:rsid w:val="008F23D2"/>
    <w:rsid w:val="008F7936"/>
    <w:rsid w:val="009022B1"/>
    <w:rsid w:val="009025AD"/>
    <w:rsid w:val="009027B3"/>
    <w:rsid w:val="00903E4B"/>
    <w:rsid w:val="00906737"/>
    <w:rsid w:val="00910641"/>
    <w:rsid w:val="009243CF"/>
    <w:rsid w:val="00932D01"/>
    <w:rsid w:val="00937B48"/>
    <w:rsid w:val="0094427C"/>
    <w:rsid w:val="00946854"/>
    <w:rsid w:val="00947959"/>
    <w:rsid w:val="00947BA0"/>
    <w:rsid w:val="00947DBE"/>
    <w:rsid w:val="0095341E"/>
    <w:rsid w:val="009559A1"/>
    <w:rsid w:val="00960006"/>
    <w:rsid w:val="00961F85"/>
    <w:rsid w:val="00962B82"/>
    <w:rsid w:val="009659D3"/>
    <w:rsid w:val="00965A63"/>
    <w:rsid w:val="0097177B"/>
    <w:rsid w:val="00972B62"/>
    <w:rsid w:val="00981C6C"/>
    <w:rsid w:val="00997370"/>
    <w:rsid w:val="009A6BA7"/>
    <w:rsid w:val="009A7939"/>
    <w:rsid w:val="009B299C"/>
    <w:rsid w:val="009B5079"/>
    <w:rsid w:val="009B55DB"/>
    <w:rsid w:val="009B78C1"/>
    <w:rsid w:val="009C53F7"/>
    <w:rsid w:val="009D1BF7"/>
    <w:rsid w:val="009D6A76"/>
    <w:rsid w:val="009D7A13"/>
    <w:rsid w:val="009E10D0"/>
    <w:rsid w:val="009E2009"/>
    <w:rsid w:val="009F414B"/>
    <w:rsid w:val="009F64E2"/>
    <w:rsid w:val="00A00707"/>
    <w:rsid w:val="00A141EB"/>
    <w:rsid w:val="00A14D8E"/>
    <w:rsid w:val="00A266C9"/>
    <w:rsid w:val="00A32301"/>
    <w:rsid w:val="00A36120"/>
    <w:rsid w:val="00A404FC"/>
    <w:rsid w:val="00A429ED"/>
    <w:rsid w:val="00A51738"/>
    <w:rsid w:val="00A51F2E"/>
    <w:rsid w:val="00A54919"/>
    <w:rsid w:val="00A576B8"/>
    <w:rsid w:val="00A66CD2"/>
    <w:rsid w:val="00A7480B"/>
    <w:rsid w:val="00A74FAB"/>
    <w:rsid w:val="00A85F0B"/>
    <w:rsid w:val="00A91F8C"/>
    <w:rsid w:val="00A95973"/>
    <w:rsid w:val="00AA1D8D"/>
    <w:rsid w:val="00AA5C67"/>
    <w:rsid w:val="00AC779A"/>
    <w:rsid w:val="00AD11FF"/>
    <w:rsid w:val="00AD5363"/>
    <w:rsid w:val="00AE2931"/>
    <w:rsid w:val="00AE5EAB"/>
    <w:rsid w:val="00AF27B2"/>
    <w:rsid w:val="00AF697B"/>
    <w:rsid w:val="00B02E03"/>
    <w:rsid w:val="00B05CB0"/>
    <w:rsid w:val="00B05D2F"/>
    <w:rsid w:val="00B153B4"/>
    <w:rsid w:val="00B21DC0"/>
    <w:rsid w:val="00B24494"/>
    <w:rsid w:val="00B312CE"/>
    <w:rsid w:val="00B40421"/>
    <w:rsid w:val="00B41F92"/>
    <w:rsid w:val="00B4655B"/>
    <w:rsid w:val="00B47730"/>
    <w:rsid w:val="00B50665"/>
    <w:rsid w:val="00B523FE"/>
    <w:rsid w:val="00B53834"/>
    <w:rsid w:val="00B55611"/>
    <w:rsid w:val="00B61A73"/>
    <w:rsid w:val="00B6301D"/>
    <w:rsid w:val="00B65002"/>
    <w:rsid w:val="00B835B9"/>
    <w:rsid w:val="00BA2F81"/>
    <w:rsid w:val="00BA5531"/>
    <w:rsid w:val="00BB1E8D"/>
    <w:rsid w:val="00BB4776"/>
    <w:rsid w:val="00BB571E"/>
    <w:rsid w:val="00BB6B98"/>
    <w:rsid w:val="00BB7553"/>
    <w:rsid w:val="00BC32D2"/>
    <w:rsid w:val="00BD01C5"/>
    <w:rsid w:val="00BD79BC"/>
    <w:rsid w:val="00BF0A6E"/>
    <w:rsid w:val="00BF280B"/>
    <w:rsid w:val="00C04B7D"/>
    <w:rsid w:val="00C064B3"/>
    <w:rsid w:val="00C170F6"/>
    <w:rsid w:val="00C2501A"/>
    <w:rsid w:val="00C30913"/>
    <w:rsid w:val="00C31B5F"/>
    <w:rsid w:val="00C330AB"/>
    <w:rsid w:val="00C458D0"/>
    <w:rsid w:val="00C500B6"/>
    <w:rsid w:val="00C54EA2"/>
    <w:rsid w:val="00C60B85"/>
    <w:rsid w:val="00C6124A"/>
    <w:rsid w:val="00C670F4"/>
    <w:rsid w:val="00C723D8"/>
    <w:rsid w:val="00CA3DAC"/>
    <w:rsid w:val="00CB0664"/>
    <w:rsid w:val="00CB4DA9"/>
    <w:rsid w:val="00CC316F"/>
    <w:rsid w:val="00CC4F5A"/>
    <w:rsid w:val="00CC5FBF"/>
    <w:rsid w:val="00CF7811"/>
    <w:rsid w:val="00D016F3"/>
    <w:rsid w:val="00D01BEF"/>
    <w:rsid w:val="00D13231"/>
    <w:rsid w:val="00D1511D"/>
    <w:rsid w:val="00D228DB"/>
    <w:rsid w:val="00D27B9D"/>
    <w:rsid w:val="00D32190"/>
    <w:rsid w:val="00D47CEC"/>
    <w:rsid w:val="00D5073B"/>
    <w:rsid w:val="00D54AAF"/>
    <w:rsid w:val="00D56B74"/>
    <w:rsid w:val="00D56D26"/>
    <w:rsid w:val="00D65B4B"/>
    <w:rsid w:val="00D67091"/>
    <w:rsid w:val="00D7120C"/>
    <w:rsid w:val="00D71BDB"/>
    <w:rsid w:val="00D752C8"/>
    <w:rsid w:val="00D8763A"/>
    <w:rsid w:val="00D9271A"/>
    <w:rsid w:val="00D97096"/>
    <w:rsid w:val="00DA7C0D"/>
    <w:rsid w:val="00DB148F"/>
    <w:rsid w:val="00DB6E12"/>
    <w:rsid w:val="00DC0C87"/>
    <w:rsid w:val="00DC4B94"/>
    <w:rsid w:val="00DD7A30"/>
    <w:rsid w:val="00DE17CB"/>
    <w:rsid w:val="00DE5FEF"/>
    <w:rsid w:val="00DF12F9"/>
    <w:rsid w:val="00DF5BB1"/>
    <w:rsid w:val="00E108D1"/>
    <w:rsid w:val="00E111D9"/>
    <w:rsid w:val="00E12BCC"/>
    <w:rsid w:val="00E133F0"/>
    <w:rsid w:val="00E17F3A"/>
    <w:rsid w:val="00E23E86"/>
    <w:rsid w:val="00E32148"/>
    <w:rsid w:val="00E4304C"/>
    <w:rsid w:val="00E53AAE"/>
    <w:rsid w:val="00E54C6A"/>
    <w:rsid w:val="00E56F9F"/>
    <w:rsid w:val="00E61CA0"/>
    <w:rsid w:val="00E6219B"/>
    <w:rsid w:val="00E625F3"/>
    <w:rsid w:val="00E667D8"/>
    <w:rsid w:val="00E675D8"/>
    <w:rsid w:val="00E710F5"/>
    <w:rsid w:val="00E73BF2"/>
    <w:rsid w:val="00E74EE3"/>
    <w:rsid w:val="00E775C1"/>
    <w:rsid w:val="00E84D60"/>
    <w:rsid w:val="00E92313"/>
    <w:rsid w:val="00EB0FE5"/>
    <w:rsid w:val="00EB2042"/>
    <w:rsid w:val="00EB7989"/>
    <w:rsid w:val="00EC746D"/>
    <w:rsid w:val="00ED195A"/>
    <w:rsid w:val="00EE6861"/>
    <w:rsid w:val="00EF2789"/>
    <w:rsid w:val="00EF3489"/>
    <w:rsid w:val="00F01174"/>
    <w:rsid w:val="00F013C6"/>
    <w:rsid w:val="00F106DB"/>
    <w:rsid w:val="00F125CE"/>
    <w:rsid w:val="00F14FF5"/>
    <w:rsid w:val="00F156AB"/>
    <w:rsid w:val="00F21951"/>
    <w:rsid w:val="00F22961"/>
    <w:rsid w:val="00F23984"/>
    <w:rsid w:val="00F32EA5"/>
    <w:rsid w:val="00F330C5"/>
    <w:rsid w:val="00F37DD3"/>
    <w:rsid w:val="00F40BC4"/>
    <w:rsid w:val="00F52E69"/>
    <w:rsid w:val="00F54BF0"/>
    <w:rsid w:val="00F560E8"/>
    <w:rsid w:val="00F64E36"/>
    <w:rsid w:val="00F65245"/>
    <w:rsid w:val="00F65C1D"/>
    <w:rsid w:val="00F73632"/>
    <w:rsid w:val="00F75E12"/>
    <w:rsid w:val="00F811FE"/>
    <w:rsid w:val="00F8169D"/>
    <w:rsid w:val="00F8255D"/>
    <w:rsid w:val="00F83BD4"/>
    <w:rsid w:val="00F90F44"/>
    <w:rsid w:val="00F937FE"/>
    <w:rsid w:val="00F97302"/>
    <w:rsid w:val="00F97804"/>
    <w:rsid w:val="00FA3B8C"/>
    <w:rsid w:val="00FA4122"/>
    <w:rsid w:val="00FA655C"/>
    <w:rsid w:val="00FB1DAE"/>
    <w:rsid w:val="00FC05E5"/>
    <w:rsid w:val="00FC0982"/>
    <w:rsid w:val="00FC1D5B"/>
    <w:rsid w:val="00FC693F"/>
    <w:rsid w:val="00FC6A10"/>
    <w:rsid w:val="00FE38AC"/>
    <w:rsid w:val="00FE7FC9"/>
    <w:rsid w:val="00FF306E"/>
    <w:rsid w:val="1BD84715"/>
    <w:rsid w:val="20A8B9AE"/>
    <w:rsid w:val="6F551682"/>
    <w:rsid w:val="768FB0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54A5E"/>
  <w14:defaultImageDpi w14:val="300"/>
  <w15:docId w15:val="{168DE22A-DDBD-457A-B440-E1194E08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12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4607E"/>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8818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1854"/>
    <w:rPr>
      <w:sz w:val="20"/>
      <w:szCs w:val="20"/>
    </w:rPr>
  </w:style>
  <w:style w:type="character" w:styleId="FootnoteReference">
    <w:name w:val="footnote reference"/>
    <w:basedOn w:val="DefaultParagraphFont"/>
    <w:uiPriority w:val="99"/>
    <w:semiHidden/>
    <w:unhideWhenUsed/>
    <w:rsid w:val="00881854"/>
    <w:rPr>
      <w:vertAlign w:val="superscript"/>
    </w:rPr>
  </w:style>
  <w:style w:type="paragraph" w:styleId="Bibliography">
    <w:name w:val="Bibliography"/>
    <w:basedOn w:val="Normal"/>
    <w:next w:val="Normal"/>
    <w:uiPriority w:val="37"/>
    <w:unhideWhenUsed/>
    <w:rsid w:val="007B6B3C"/>
    <w:pPr>
      <w:spacing w:after="0" w:line="480" w:lineRule="auto"/>
      <w:ind w:left="720" w:hanging="720"/>
    </w:pPr>
  </w:style>
  <w:style w:type="paragraph" w:styleId="Revision">
    <w:name w:val="Revision"/>
    <w:hidden/>
    <w:uiPriority w:val="99"/>
    <w:semiHidden/>
    <w:rsid w:val="00E54C6A"/>
    <w:pPr>
      <w:spacing w:after="0" w:line="240" w:lineRule="auto"/>
    </w:pPr>
  </w:style>
  <w:style w:type="character" w:customStyle="1" w:styleId="relative">
    <w:name w:val="relative"/>
    <w:basedOn w:val="DefaultParagraphFont"/>
    <w:rsid w:val="00352297"/>
  </w:style>
  <w:style w:type="paragraph" w:customStyle="1" w:styleId="not-prose">
    <w:name w:val="not-prose"/>
    <w:basedOn w:val="Normal"/>
    <w:rsid w:val="00352297"/>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semiHidden/>
    <w:unhideWhenUsed/>
    <w:rsid w:val="00AA5C67"/>
  </w:style>
  <w:style w:type="paragraph" w:customStyle="1" w:styleId="paragraph">
    <w:name w:val="paragraph"/>
    <w:basedOn w:val="Normal"/>
    <w:rsid w:val="00F106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106DB"/>
  </w:style>
  <w:style w:type="character" w:customStyle="1" w:styleId="eop">
    <w:name w:val="eop"/>
    <w:basedOn w:val="DefaultParagraphFont"/>
    <w:rsid w:val="00F106DB"/>
  </w:style>
  <w:style w:type="paragraph" w:styleId="CommentText">
    <w:name w:val="annotation text"/>
    <w:basedOn w:val="Normal"/>
    <w:link w:val="CommentTextChar"/>
    <w:uiPriority w:val="99"/>
    <w:semiHidden/>
    <w:unhideWhenUsed/>
    <w:rsid w:val="004C69DD"/>
    <w:pPr>
      <w:spacing w:line="240" w:lineRule="auto"/>
    </w:pPr>
    <w:rPr>
      <w:sz w:val="20"/>
      <w:szCs w:val="20"/>
    </w:rPr>
  </w:style>
  <w:style w:type="character" w:customStyle="1" w:styleId="CommentTextChar">
    <w:name w:val="Comment Text Char"/>
    <w:basedOn w:val="DefaultParagraphFont"/>
    <w:link w:val="CommentText"/>
    <w:uiPriority w:val="99"/>
    <w:semiHidden/>
    <w:rsid w:val="004C69DD"/>
    <w:rPr>
      <w:sz w:val="20"/>
      <w:szCs w:val="20"/>
    </w:rPr>
  </w:style>
  <w:style w:type="character" w:styleId="CommentReference">
    <w:name w:val="annotation reference"/>
    <w:basedOn w:val="DefaultParagraphFont"/>
    <w:uiPriority w:val="99"/>
    <w:semiHidden/>
    <w:unhideWhenUsed/>
    <w:rsid w:val="004C69DD"/>
    <w:rPr>
      <w:sz w:val="16"/>
      <w:szCs w:val="16"/>
    </w:rPr>
  </w:style>
  <w:style w:type="paragraph" w:styleId="CommentSubject">
    <w:name w:val="annotation subject"/>
    <w:basedOn w:val="CommentText"/>
    <w:next w:val="CommentText"/>
    <w:link w:val="CommentSubjectChar"/>
    <w:uiPriority w:val="99"/>
    <w:semiHidden/>
    <w:unhideWhenUsed/>
    <w:rsid w:val="00137B0B"/>
    <w:rPr>
      <w:b/>
      <w:bCs/>
    </w:rPr>
  </w:style>
  <w:style w:type="character" w:customStyle="1" w:styleId="CommentSubjectChar">
    <w:name w:val="Comment Subject Char"/>
    <w:basedOn w:val="CommentTextChar"/>
    <w:link w:val="CommentSubject"/>
    <w:uiPriority w:val="99"/>
    <w:semiHidden/>
    <w:rsid w:val="00137B0B"/>
    <w:rPr>
      <w:b/>
      <w:bCs/>
      <w:sz w:val="20"/>
      <w:szCs w:val="20"/>
    </w:rPr>
  </w:style>
  <w:style w:type="character" w:styleId="Hyperlink">
    <w:name w:val="Hyperlink"/>
    <w:basedOn w:val="DefaultParagraphFont"/>
    <w:uiPriority w:val="99"/>
    <w:unhideWhenUsed/>
    <w:rsid w:val="00F54BF0"/>
    <w:rPr>
      <w:color w:val="0000FF" w:themeColor="hyperlink"/>
      <w:u w:val="single"/>
    </w:rPr>
  </w:style>
  <w:style w:type="character" w:styleId="UnresolvedMention">
    <w:name w:val="Unresolved Mention"/>
    <w:basedOn w:val="DefaultParagraphFont"/>
    <w:uiPriority w:val="99"/>
    <w:semiHidden/>
    <w:unhideWhenUsed/>
    <w:rsid w:val="00F54BF0"/>
    <w:rPr>
      <w:color w:val="605E5C"/>
      <w:shd w:val="clear" w:color="auto" w:fill="E1DFDD"/>
    </w:rPr>
  </w:style>
  <w:style w:type="character" w:styleId="FollowedHyperlink">
    <w:name w:val="FollowedHyperlink"/>
    <w:basedOn w:val="DefaultParagraphFont"/>
    <w:uiPriority w:val="99"/>
    <w:semiHidden/>
    <w:unhideWhenUsed/>
    <w:rsid w:val="00F54B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8/08/relationships/commentsExtensible" Target="commentsExtensible.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nehlehk/iml-ferret-vaccin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9620</Words>
  <Characters>54835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Kargarfard, Nehleh (H&amp;B, Westmead)</cp:lastModifiedBy>
  <cp:revision>2</cp:revision>
  <dcterms:created xsi:type="dcterms:W3CDTF">2025-12-01T02:00:00Z</dcterms:created>
  <dcterms:modified xsi:type="dcterms:W3CDTF">2025-12-01T02:00:00Z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4d56c196,3f29e6ae,621963a2</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60bbff21,433b1a65,58786e5e</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2025-08-20T05:41:41Z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808c75b5-0c9e-4524-ac3b-2507b933e536</vt:lpwstr>
  </property>
  <property fmtid="{D5CDD505-2E9C-101B-9397-08002B2CF9AE}" pid="14" name="MSIP_Label_0ad370f1-5840-4c36-bb65-89acaaf849ca_ContentBits">
    <vt:lpwstr>3</vt:lpwstr>
  </property>
  <property fmtid="{D5CDD505-2E9C-101B-9397-08002B2CF9AE}" pid="15" name="MSIP_Label_0ad370f1-5840-4c36-bb65-89acaaf849ca_Tag">
    <vt:lpwstr>50, 0, 1, 1</vt:lpwstr>
  </property>
  <property fmtid="{D5CDD505-2E9C-101B-9397-08002B2CF9AE}" pid="16" name="ZOTERO_PREF_1">
    <vt:lpwstr>&lt;data data-version="3" zotero-version="7.0.28"&gt;&lt;session id="LegjnR6y"/&gt;&lt;style id="http://www.zotero.org/styles/apa" locale="en-US" hasBibliography="1" bibliographyStyleHasBeenSet="1"/&gt;&lt;prefs&gt;&lt;pref name="fieldType" value="Field"/&gt;&lt;/prefs&gt;&lt;/data&gt;</vt:lpwstr>
  </property>
</Properties>
</file>